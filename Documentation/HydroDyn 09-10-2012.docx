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865832234"/>
        <w:docPartObj>
          <w:docPartGallery w:val="Table of Contents"/>
          <w:docPartUnique/>
        </w:docPartObj>
      </w:sdtPr>
      <w:sdtEndPr/>
      <w:sdtContent>
        <w:p w:rsidR="00813F24" w:rsidRDefault="00813F24">
          <w:pPr>
            <w:pStyle w:val="TOCHeading"/>
          </w:pPr>
          <w:r>
            <w:t>Contents</w:t>
          </w:r>
        </w:p>
        <w:p w:rsidR="0044763E" w:rsidRDefault="00CB774D">
          <w:pPr>
            <w:pStyle w:val="TOC1"/>
            <w:tabs>
              <w:tab w:val="left" w:pos="440"/>
              <w:tab w:val="right" w:leader="dot" w:pos="9350"/>
            </w:tabs>
            <w:rPr>
              <w:rFonts w:eastAsiaTheme="minorEastAsia"/>
              <w:noProof/>
            </w:rPr>
          </w:pPr>
          <w:r>
            <w:fldChar w:fldCharType="begin"/>
          </w:r>
          <w:r w:rsidR="00813F24">
            <w:instrText xml:space="preserve"> TOC \o "1-3" \h \z \u </w:instrText>
          </w:r>
          <w:r>
            <w:fldChar w:fldCharType="separate"/>
          </w:r>
          <w:hyperlink w:anchor="_Toc317064080" w:history="1">
            <w:r w:rsidR="0044763E" w:rsidRPr="0099409E">
              <w:rPr>
                <w:rStyle w:val="Hyperlink"/>
                <w:noProof/>
              </w:rPr>
              <w:t>1</w:t>
            </w:r>
            <w:r w:rsidR="0044763E">
              <w:rPr>
                <w:rFonts w:eastAsiaTheme="minorEastAsia"/>
                <w:noProof/>
              </w:rPr>
              <w:tab/>
            </w:r>
            <w:r w:rsidR="0044763E" w:rsidRPr="0099409E">
              <w:rPr>
                <w:rStyle w:val="Hyperlink"/>
                <w:noProof/>
              </w:rPr>
              <w:t>Background</w:t>
            </w:r>
            <w:r w:rsidR="0044763E">
              <w:rPr>
                <w:noProof/>
                <w:webHidden/>
              </w:rPr>
              <w:tab/>
            </w:r>
            <w:r>
              <w:rPr>
                <w:noProof/>
                <w:webHidden/>
              </w:rPr>
              <w:fldChar w:fldCharType="begin"/>
            </w:r>
            <w:r w:rsidR="0044763E">
              <w:rPr>
                <w:noProof/>
                <w:webHidden/>
              </w:rPr>
              <w:instrText xml:space="preserve"> PAGEREF _Toc317064080 \h </w:instrText>
            </w:r>
            <w:r>
              <w:rPr>
                <w:noProof/>
                <w:webHidden/>
              </w:rPr>
            </w:r>
            <w:r>
              <w:rPr>
                <w:noProof/>
                <w:webHidden/>
              </w:rPr>
              <w:fldChar w:fldCharType="separate"/>
            </w:r>
            <w:r w:rsidR="009F494D">
              <w:rPr>
                <w:noProof/>
                <w:webHidden/>
              </w:rPr>
              <w:t>3</w:t>
            </w:r>
            <w:r>
              <w:rPr>
                <w:noProof/>
                <w:webHidden/>
              </w:rPr>
              <w:fldChar w:fldCharType="end"/>
            </w:r>
          </w:hyperlink>
        </w:p>
        <w:p w:rsidR="0044763E" w:rsidRDefault="008F79C7">
          <w:pPr>
            <w:pStyle w:val="TOC1"/>
            <w:tabs>
              <w:tab w:val="left" w:pos="440"/>
              <w:tab w:val="right" w:leader="dot" w:pos="9350"/>
            </w:tabs>
            <w:rPr>
              <w:rFonts w:eastAsiaTheme="minorEastAsia"/>
              <w:noProof/>
            </w:rPr>
          </w:pPr>
          <w:hyperlink w:anchor="_Toc317064081" w:history="1">
            <w:r w:rsidR="0044763E" w:rsidRPr="0099409E">
              <w:rPr>
                <w:rStyle w:val="Hyperlink"/>
                <w:noProof/>
              </w:rPr>
              <w:t>2</w:t>
            </w:r>
            <w:r w:rsidR="0044763E">
              <w:rPr>
                <w:rFonts w:eastAsiaTheme="minorEastAsia"/>
                <w:noProof/>
              </w:rPr>
              <w:tab/>
            </w:r>
            <w:r w:rsidR="0044763E" w:rsidRPr="0099409E">
              <w:rPr>
                <w:rStyle w:val="Hyperlink"/>
                <w:noProof/>
              </w:rPr>
              <w:t>HydroDyn Module</w:t>
            </w:r>
            <w:r w:rsidR="0044763E">
              <w:rPr>
                <w:noProof/>
                <w:webHidden/>
              </w:rPr>
              <w:tab/>
            </w:r>
            <w:r w:rsidR="00CB774D">
              <w:rPr>
                <w:noProof/>
                <w:webHidden/>
              </w:rPr>
              <w:fldChar w:fldCharType="begin"/>
            </w:r>
            <w:r w:rsidR="0044763E">
              <w:rPr>
                <w:noProof/>
                <w:webHidden/>
              </w:rPr>
              <w:instrText xml:space="preserve"> PAGEREF _Toc317064081 \h </w:instrText>
            </w:r>
            <w:r w:rsidR="00CB774D">
              <w:rPr>
                <w:noProof/>
                <w:webHidden/>
              </w:rPr>
            </w:r>
            <w:r w:rsidR="00CB774D">
              <w:rPr>
                <w:noProof/>
                <w:webHidden/>
              </w:rPr>
              <w:fldChar w:fldCharType="separate"/>
            </w:r>
            <w:r w:rsidR="009F494D">
              <w:rPr>
                <w:noProof/>
                <w:webHidden/>
              </w:rPr>
              <w:t>4</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089" w:history="1">
            <w:r w:rsidR="0044763E" w:rsidRPr="0099409E">
              <w:rPr>
                <w:rStyle w:val="Hyperlink"/>
                <w:noProof/>
              </w:rPr>
              <w:t>2.1</w:t>
            </w:r>
            <w:r w:rsidR="0044763E">
              <w:rPr>
                <w:rFonts w:eastAsiaTheme="minorEastAsia"/>
                <w:noProof/>
              </w:rPr>
              <w:tab/>
            </w:r>
            <w:r w:rsidR="0044763E" w:rsidRPr="0099409E">
              <w:rPr>
                <w:rStyle w:val="Hyperlink"/>
                <w:noProof/>
              </w:rPr>
              <w:t>Input data</w:t>
            </w:r>
            <w:r w:rsidR="0044763E">
              <w:rPr>
                <w:noProof/>
                <w:webHidden/>
              </w:rPr>
              <w:tab/>
            </w:r>
            <w:r w:rsidR="00CB774D">
              <w:rPr>
                <w:noProof/>
                <w:webHidden/>
              </w:rPr>
              <w:fldChar w:fldCharType="begin"/>
            </w:r>
            <w:r w:rsidR="0044763E">
              <w:rPr>
                <w:noProof/>
                <w:webHidden/>
              </w:rPr>
              <w:instrText xml:space="preserve"> PAGEREF _Toc317064089 \h </w:instrText>
            </w:r>
            <w:r w:rsidR="00CB774D">
              <w:rPr>
                <w:noProof/>
                <w:webHidden/>
              </w:rPr>
            </w:r>
            <w:r w:rsidR="00CB774D">
              <w:rPr>
                <w:noProof/>
                <w:webHidden/>
              </w:rPr>
              <w:fldChar w:fldCharType="separate"/>
            </w:r>
            <w:r w:rsidR="009F494D">
              <w:rPr>
                <w:noProof/>
                <w:webHidden/>
              </w:rPr>
              <w:t>5</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0" w:history="1">
            <w:r w:rsidR="0044763E" w:rsidRPr="0099409E">
              <w:rPr>
                <w:rStyle w:val="Hyperlink"/>
                <w:noProof/>
              </w:rPr>
              <w:t>2.1.1</w:t>
            </w:r>
            <w:r w:rsidR="0044763E">
              <w:rPr>
                <w:rFonts w:eastAsiaTheme="minorEastAsia"/>
                <w:noProof/>
              </w:rPr>
              <w:tab/>
            </w:r>
            <w:r w:rsidR="0044763E" w:rsidRPr="0099409E">
              <w:rPr>
                <w:rStyle w:val="Hyperlink"/>
                <w:noProof/>
              </w:rPr>
              <w:t>Joints</w:t>
            </w:r>
            <w:r w:rsidR="0044763E">
              <w:rPr>
                <w:noProof/>
                <w:webHidden/>
              </w:rPr>
              <w:tab/>
            </w:r>
            <w:r w:rsidR="00CB774D">
              <w:rPr>
                <w:noProof/>
                <w:webHidden/>
              </w:rPr>
              <w:fldChar w:fldCharType="begin"/>
            </w:r>
            <w:r w:rsidR="0044763E">
              <w:rPr>
                <w:noProof/>
                <w:webHidden/>
              </w:rPr>
              <w:instrText xml:space="preserve"> PAGEREF _Toc317064090 \h </w:instrText>
            </w:r>
            <w:r w:rsidR="00CB774D">
              <w:rPr>
                <w:noProof/>
                <w:webHidden/>
              </w:rPr>
            </w:r>
            <w:r w:rsidR="00CB774D">
              <w:rPr>
                <w:noProof/>
                <w:webHidden/>
              </w:rPr>
              <w:fldChar w:fldCharType="separate"/>
            </w:r>
            <w:r w:rsidR="009F494D">
              <w:rPr>
                <w:noProof/>
                <w:webHidden/>
              </w:rPr>
              <w:t>5</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1" w:history="1">
            <w:r w:rsidR="0044763E" w:rsidRPr="0099409E">
              <w:rPr>
                <w:rStyle w:val="Hyperlink"/>
                <w:noProof/>
              </w:rPr>
              <w:t>2.1.2</w:t>
            </w:r>
            <w:r w:rsidR="0044763E">
              <w:rPr>
                <w:rFonts w:eastAsiaTheme="minorEastAsia"/>
                <w:noProof/>
              </w:rPr>
              <w:tab/>
            </w:r>
            <w:r w:rsidR="0044763E" w:rsidRPr="0099409E">
              <w:rPr>
                <w:rStyle w:val="Hyperlink"/>
                <w:noProof/>
              </w:rPr>
              <w:t>Members and member property sets</w:t>
            </w:r>
            <w:r w:rsidR="0044763E">
              <w:rPr>
                <w:noProof/>
                <w:webHidden/>
              </w:rPr>
              <w:tab/>
            </w:r>
            <w:r w:rsidR="00CB774D">
              <w:rPr>
                <w:noProof/>
                <w:webHidden/>
              </w:rPr>
              <w:fldChar w:fldCharType="begin"/>
            </w:r>
            <w:r w:rsidR="0044763E">
              <w:rPr>
                <w:noProof/>
                <w:webHidden/>
              </w:rPr>
              <w:instrText xml:space="preserve"> PAGEREF _Toc317064091 \h </w:instrText>
            </w:r>
            <w:r w:rsidR="00CB774D">
              <w:rPr>
                <w:noProof/>
                <w:webHidden/>
              </w:rPr>
            </w:r>
            <w:r w:rsidR="00CB774D">
              <w:rPr>
                <w:noProof/>
                <w:webHidden/>
              </w:rPr>
              <w:fldChar w:fldCharType="separate"/>
            </w:r>
            <w:r w:rsidR="009F494D">
              <w:rPr>
                <w:noProof/>
                <w:webHidden/>
              </w:rPr>
              <w:t>6</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2" w:history="1">
            <w:r w:rsidR="0044763E" w:rsidRPr="0099409E">
              <w:rPr>
                <w:rStyle w:val="Hyperlink"/>
                <w:noProof/>
              </w:rPr>
              <w:t>2.1.3</w:t>
            </w:r>
            <w:r w:rsidR="0044763E">
              <w:rPr>
                <w:rFonts w:eastAsiaTheme="minorEastAsia"/>
                <w:noProof/>
              </w:rPr>
              <w:tab/>
            </w:r>
            <w:r w:rsidR="0044763E" w:rsidRPr="0099409E">
              <w:rPr>
                <w:rStyle w:val="Hyperlink"/>
                <w:noProof/>
              </w:rPr>
              <w:t>Marine growth</w:t>
            </w:r>
            <w:r w:rsidR="0044763E">
              <w:rPr>
                <w:noProof/>
                <w:webHidden/>
              </w:rPr>
              <w:tab/>
            </w:r>
            <w:r w:rsidR="00CB774D">
              <w:rPr>
                <w:noProof/>
                <w:webHidden/>
              </w:rPr>
              <w:fldChar w:fldCharType="begin"/>
            </w:r>
            <w:r w:rsidR="0044763E">
              <w:rPr>
                <w:noProof/>
                <w:webHidden/>
              </w:rPr>
              <w:instrText xml:space="preserve"> PAGEREF _Toc317064092 \h </w:instrText>
            </w:r>
            <w:r w:rsidR="00CB774D">
              <w:rPr>
                <w:noProof/>
                <w:webHidden/>
              </w:rPr>
            </w:r>
            <w:r w:rsidR="00CB774D">
              <w:rPr>
                <w:noProof/>
                <w:webHidden/>
              </w:rPr>
              <w:fldChar w:fldCharType="separate"/>
            </w:r>
            <w:r w:rsidR="009F494D">
              <w:rPr>
                <w:noProof/>
                <w:webHidden/>
              </w:rPr>
              <w:t>6</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3" w:history="1">
            <w:r w:rsidR="0044763E" w:rsidRPr="0099409E">
              <w:rPr>
                <w:rStyle w:val="Hyperlink"/>
                <w:noProof/>
              </w:rPr>
              <w:t>2.1.4</w:t>
            </w:r>
            <w:r w:rsidR="0044763E">
              <w:rPr>
                <w:rFonts w:eastAsiaTheme="minorEastAsia"/>
                <w:noProof/>
              </w:rPr>
              <w:tab/>
            </w:r>
            <w:r w:rsidR="0044763E" w:rsidRPr="0099409E">
              <w:rPr>
                <w:rStyle w:val="Hyperlink"/>
                <w:noProof/>
              </w:rPr>
              <w:t>Added mass coefficients and drag coefficients</w:t>
            </w:r>
            <w:r w:rsidR="0044763E">
              <w:rPr>
                <w:noProof/>
                <w:webHidden/>
              </w:rPr>
              <w:tab/>
            </w:r>
            <w:r w:rsidR="00CB774D">
              <w:rPr>
                <w:noProof/>
                <w:webHidden/>
              </w:rPr>
              <w:fldChar w:fldCharType="begin"/>
            </w:r>
            <w:r w:rsidR="0044763E">
              <w:rPr>
                <w:noProof/>
                <w:webHidden/>
              </w:rPr>
              <w:instrText xml:space="preserve"> PAGEREF _Toc317064093 \h </w:instrText>
            </w:r>
            <w:r w:rsidR="00CB774D">
              <w:rPr>
                <w:noProof/>
                <w:webHidden/>
              </w:rPr>
            </w:r>
            <w:r w:rsidR="00CB774D">
              <w:rPr>
                <w:noProof/>
                <w:webHidden/>
              </w:rPr>
              <w:fldChar w:fldCharType="separate"/>
            </w:r>
            <w:r w:rsidR="009F494D">
              <w:rPr>
                <w:noProof/>
                <w:webHidden/>
              </w:rPr>
              <w:t>7</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094" w:history="1">
            <w:r w:rsidR="0044763E" w:rsidRPr="0099409E">
              <w:rPr>
                <w:rStyle w:val="Hyperlink"/>
                <w:noProof/>
              </w:rPr>
              <w:t>2.2</w:t>
            </w:r>
            <w:r w:rsidR="0044763E">
              <w:rPr>
                <w:rFonts w:eastAsiaTheme="minorEastAsia"/>
                <w:noProof/>
              </w:rPr>
              <w:tab/>
            </w:r>
            <w:r w:rsidR="0044763E" w:rsidRPr="0099409E">
              <w:rPr>
                <w:rStyle w:val="Hyperlink"/>
                <w:noProof/>
              </w:rPr>
              <w:t>Reconstruct members</w:t>
            </w:r>
            <w:r w:rsidR="0044763E">
              <w:rPr>
                <w:noProof/>
                <w:webHidden/>
              </w:rPr>
              <w:tab/>
            </w:r>
            <w:r w:rsidR="00CB774D">
              <w:rPr>
                <w:noProof/>
                <w:webHidden/>
              </w:rPr>
              <w:fldChar w:fldCharType="begin"/>
            </w:r>
            <w:r w:rsidR="0044763E">
              <w:rPr>
                <w:noProof/>
                <w:webHidden/>
              </w:rPr>
              <w:instrText xml:space="preserve"> PAGEREF _Toc317064094 \h </w:instrText>
            </w:r>
            <w:r w:rsidR="00CB774D">
              <w:rPr>
                <w:noProof/>
                <w:webHidden/>
              </w:rPr>
            </w:r>
            <w:r w:rsidR="00CB774D">
              <w:rPr>
                <w:noProof/>
                <w:webHidden/>
              </w:rPr>
              <w:fldChar w:fldCharType="separate"/>
            </w:r>
            <w:r w:rsidR="009F494D">
              <w:rPr>
                <w:noProof/>
                <w:webHidden/>
              </w:rPr>
              <w:t>8</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5" w:history="1">
            <w:r w:rsidR="0044763E" w:rsidRPr="0099409E">
              <w:rPr>
                <w:rStyle w:val="Hyperlink"/>
                <w:noProof/>
              </w:rPr>
              <w:t>2.2.1</w:t>
            </w:r>
            <w:r w:rsidR="0044763E">
              <w:rPr>
                <w:rFonts w:eastAsiaTheme="minorEastAsia"/>
                <w:noProof/>
              </w:rPr>
              <w:tab/>
            </w:r>
            <w:r w:rsidR="0044763E" w:rsidRPr="0099409E">
              <w:rPr>
                <w:rStyle w:val="Hyperlink"/>
                <w:noProof/>
              </w:rPr>
              <w:t>Member reconstruction according to marine growth</w:t>
            </w:r>
            <w:r w:rsidR="0044763E">
              <w:rPr>
                <w:noProof/>
                <w:webHidden/>
              </w:rPr>
              <w:tab/>
            </w:r>
            <w:r w:rsidR="00CB774D">
              <w:rPr>
                <w:noProof/>
                <w:webHidden/>
              </w:rPr>
              <w:fldChar w:fldCharType="begin"/>
            </w:r>
            <w:r w:rsidR="0044763E">
              <w:rPr>
                <w:noProof/>
                <w:webHidden/>
              </w:rPr>
              <w:instrText xml:space="preserve"> PAGEREF _Toc317064095 \h </w:instrText>
            </w:r>
            <w:r w:rsidR="00CB774D">
              <w:rPr>
                <w:noProof/>
                <w:webHidden/>
              </w:rPr>
            </w:r>
            <w:r w:rsidR="00CB774D">
              <w:rPr>
                <w:noProof/>
                <w:webHidden/>
              </w:rPr>
              <w:fldChar w:fldCharType="separate"/>
            </w:r>
            <w:r w:rsidR="009F494D">
              <w:rPr>
                <w:noProof/>
                <w:webHidden/>
              </w:rPr>
              <w:t>9</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6" w:history="1">
            <w:r w:rsidR="0044763E" w:rsidRPr="0099409E">
              <w:rPr>
                <w:rStyle w:val="Hyperlink"/>
                <w:noProof/>
              </w:rPr>
              <w:t>2.2.2</w:t>
            </w:r>
            <w:r w:rsidR="0044763E">
              <w:rPr>
                <w:rFonts w:eastAsiaTheme="minorEastAsia"/>
                <w:noProof/>
              </w:rPr>
              <w:tab/>
            </w:r>
            <w:r w:rsidR="0044763E" w:rsidRPr="0099409E">
              <w:rPr>
                <w:rStyle w:val="Hyperlink"/>
                <w:noProof/>
              </w:rPr>
              <w:t>Create super members</w:t>
            </w:r>
            <w:r w:rsidR="0044763E">
              <w:rPr>
                <w:noProof/>
                <w:webHidden/>
              </w:rPr>
              <w:tab/>
            </w:r>
            <w:r w:rsidR="00CB774D">
              <w:rPr>
                <w:noProof/>
                <w:webHidden/>
              </w:rPr>
              <w:fldChar w:fldCharType="begin"/>
            </w:r>
            <w:r w:rsidR="0044763E">
              <w:rPr>
                <w:noProof/>
                <w:webHidden/>
              </w:rPr>
              <w:instrText xml:space="preserve"> PAGEREF _Toc317064096 \h </w:instrText>
            </w:r>
            <w:r w:rsidR="00CB774D">
              <w:rPr>
                <w:noProof/>
                <w:webHidden/>
              </w:rPr>
            </w:r>
            <w:r w:rsidR="00CB774D">
              <w:rPr>
                <w:noProof/>
                <w:webHidden/>
              </w:rPr>
              <w:fldChar w:fldCharType="separate"/>
            </w:r>
            <w:r w:rsidR="009F494D">
              <w:rPr>
                <w:noProof/>
                <w:webHidden/>
              </w:rPr>
              <w:t>10</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097" w:history="1">
            <w:r w:rsidR="0044763E" w:rsidRPr="0099409E">
              <w:rPr>
                <w:rStyle w:val="Hyperlink"/>
                <w:noProof/>
              </w:rPr>
              <w:t>2.2.3</w:t>
            </w:r>
            <w:r w:rsidR="0044763E">
              <w:rPr>
                <w:rFonts w:eastAsiaTheme="minorEastAsia"/>
                <w:noProof/>
              </w:rPr>
              <w:tab/>
            </w:r>
            <w:r w:rsidR="0044763E" w:rsidRPr="0099409E">
              <w:rPr>
                <w:rStyle w:val="Hyperlink"/>
                <w:noProof/>
              </w:rPr>
              <w:t>Set markers</w:t>
            </w:r>
            <w:r w:rsidR="0044763E">
              <w:rPr>
                <w:noProof/>
                <w:webHidden/>
              </w:rPr>
              <w:tab/>
            </w:r>
            <w:r w:rsidR="00CB774D">
              <w:rPr>
                <w:noProof/>
                <w:webHidden/>
              </w:rPr>
              <w:fldChar w:fldCharType="begin"/>
            </w:r>
            <w:r w:rsidR="0044763E">
              <w:rPr>
                <w:noProof/>
                <w:webHidden/>
              </w:rPr>
              <w:instrText xml:space="preserve"> PAGEREF _Toc317064097 \h </w:instrText>
            </w:r>
            <w:r w:rsidR="00CB774D">
              <w:rPr>
                <w:noProof/>
                <w:webHidden/>
              </w:rPr>
            </w:r>
            <w:r w:rsidR="00CB774D">
              <w:rPr>
                <w:noProof/>
                <w:webHidden/>
              </w:rPr>
              <w:fldChar w:fldCharType="separate"/>
            </w:r>
            <w:r w:rsidR="009F494D">
              <w:rPr>
                <w:noProof/>
                <w:webHidden/>
              </w:rPr>
              <w:t>13</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098" w:history="1">
            <w:r w:rsidR="0044763E" w:rsidRPr="0099409E">
              <w:rPr>
                <w:rStyle w:val="Hyperlink"/>
                <w:noProof/>
              </w:rPr>
              <w:t>2.3</w:t>
            </w:r>
            <w:r w:rsidR="0044763E">
              <w:rPr>
                <w:rFonts w:eastAsiaTheme="minorEastAsia"/>
                <w:noProof/>
              </w:rPr>
              <w:tab/>
            </w:r>
            <w:r w:rsidR="0044763E" w:rsidRPr="0099409E">
              <w:rPr>
                <w:rStyle w:val="Hyperlink"/>
                <w:noProof/>
              </w:rPr>
              <w:t>Load calculation in each time step</w:t>
            </w:r>
            <w:r w:rsidR="0044763E">
              <w:rPr>
                <w:noProof/>
                <w:webHidden/>
              </w:rPr>
              <w:tab/>
            </w:r>
            <w:r w:rsidR="00CB774D">
              <w:rPr>
                <w:noProof/>
                <w:webHidden/>
              </w:rPr>
              <w:fldChar w:fldCharType="begin"/>
            </w:r>
            <w:r w:rsidR="0044763E">
              <w:rPr>
                <w:noProof/>
                <w:webHidden/>
              </w:rPr>
              <w:instrText xml:space="preserve"> PAGEREF _Toc317064098 \h </w:instrText>
            </w:r>
            <w:r w:rsidR="00CB774D">
              <w:rPr>
                <w:noProof/>
                <w:webHidden/>
              </w:rPr>
            </w:r>
            <w:r w:rsidR="00CB774D">
              <w:rPr>
                <w:noProof/>
                <w:webHidden/>
              </w:rPr>
              <w:fldChar w:fldCharType="separate"/>
            </w:r>
            <w:r w:rsidR="009F494D">
              <w:rPr>
                <w:noProof/>
                <w:webHidden/>
              </w:rPr>
              <w:t>15</w:t>
            </w:r>
            <w:r w:rsidR="00CB774D">
              <w:rPr>
                <w:noProof/>
                <w:webHidden/>
              </w:rPr>
              <w:fldChar w:fldCharType="end"/>
            </w:r>
          </w:hyperlink>
        </w:p>
        <w:p w:rsidR="0044763E" w:rsidRDefault="008F79C7">
          <w:pPr>
            <w:pStyle w:val="TOC1"/>
            <w:tabs>
              <w:tab w:val="left" w:pos="440"/>
              <w:tab w:val="right" w:leader="dot" w:pos="9350"/>
            </w:tabs>
            <w:rPr>
              <w:rFonts w:eastAsiaTheme="minorEastAsia"/>
              <w:noProof/>
            </w:rPr>
          </w:pPr>
          <w:hyperlink w:anchor="_Toc317064099" w:history="1">
            <w:r w:rsidR="0044763E" w:rsidRPr="0099409E">
              <w:rPr>
                <w:rStyle w:val="Hyperlink"/>
                <w:noProof/>
              </w:rPr>
              <w:t>3</w:t>
            </w:r>
            <w:r w:rsidR="0044763E">
              <w:rPr>
                <w:rFonts w:eastAsiaTheme="minorEastAsia"/>
                <w:noProof/>
              </w:rPr>
              <w:tab/>
            </w:r>
            <w:r w:rsidR="0044763E" w:rsidRPr="0099409E">
              <w:rPr>
                <w:rStyle w:val="Hyperlink"/>
                <w:noProof/>
              </w:rPr>
              <w:t>Members in global coordinate system</w:t>
            </w:r>
            <w:r w:rsidR="0044763E">
              <w:rPr>
                <w:noProof/>
                <w:webHidden/>
              </w:rPr>
              <w:tab/>
            </w:r>
            <w:r w:rsidR="00CB774D">
              <w:rPr>
                <w:noProof/>
                <w:webHidden/>
              </w:rPr>
              <w:fldChar w:fldCharType="begin"/>
            </w:r>
            <w:r w:rsidR="0044763E">
              <w:rPr>
                <w:noProof/>
                <w:webHidden/>
              </w:rPr>
              <w:instrText xml:space="preserve"> PAGEREF _Toc317064099 \h </w:instrText>
            </w:r>
            <w:r w:rsidR="00CB774D">
              <w:rPr>
                <w:noProof/>
                <w:webHidden/>
              </w:rPr>
            </w:r>
            <w:r w:rsidR="00CB774D">
              <w:rPr>
                <w:noProof/>
                <w:webHidden/>
              </w:rPr>
              <w:fldChar w:fldCharType="separate"/>
            </w:r>
            <w:r w:rsidR="009F494D">
              <w:rPr>
                <w:noProof/>
                <w:webHidden/>
              </w:rPr>
              <w:t>16</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0" w:history="1">
            <w:r w:rsidR="0044763E" w:rsidRPr="0099409E">
              <w:rPr>
                <w:rStyle w:val="Hyperlink"/>
                <w:noProof/>
              </w:rPr>
              <w:t>3.1</w:t>
            </w:r>
            <w:r w:rsidR="0044763E">
              <w:rPr>
                <w:rFonts w:eastAsiaTheme="minorEastAsia"/>
                <w:noProof/>
              </w:rPr>
              <w:tab/>
            </w:r>
            <w:r w:rsidR="0044763E" w:rsidRPr="0099409E">
              <w:rPr>
                <w:rStyle w:val="Hyperlink"/>
                <w:noProof/>
              </w:rPr>
              <w:t>Regular member local coordinate system</w:t>
            </w:r>
            <w:r w:rsidR="0044763E">
              <w:rPr>
                <w:noProof/>
                <w:webHidden/>
              </w:rPr>
              <w:tab/>
            </w:r>
            <w:r w:rsidR="00CB774D">
              <w:rPr>
                <w:noProof/>
                <w:webHidden/>
              </w:rPr>
              <w:fldChar w:fldCharType="begin"/>
            </w:r>
            <w:r w:rsidR="0044763E">
              <w:rPr>
                <w:noProof/>
                <w:webHidden/>
              </w:rPr>
              <w:instrText xml:space="preserve"> PAGEREF _Toc317064100 \h </w:instrText>
            </w:r>
            <w:r w:rsidR="00CB774D">
              <w:rPr>
                <w:noProof/>
                <w:webHidden/>
              </w:rPr>
            </w:r>
            <w:r w:rsidR="00CB774D">
              <w:rPr>
                <w:noProof/>
                <w:webHidden/>
              </w:rPr>
              <w:fldChar w:fldCharType="separate"/>
            </w:r>
            <w:r w:rsidR="009F494D">
              <w:rPr>
                <w:noProof/>
                <w:webHidden/>
              </w:rPr>
              <w:t>16</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1" w:history="1">
            <w:r w:rsidR="0044763E" w:rsidRPr="0099409E">
              <w:rPr>
                <w:rStyle w:val="Hyperlink"/>
                <w:noProof/>
              </w:rPr>
              <w:t>3.2</w:t>
            </w:r>
            <w:r w:rsidR="0044763E">
              <w:rPr>
                <w:rFonts w:eastAsiaTheme="minorEastAsia"/>
                <w:noProof/>
              </w:rPr>
              <w:tab/>
            </w:r>
            <w:r w:rsidR="0044763E" w:rsidRPr="0099409E">
              <w:rPr>
                <w:rStyle w:val="Hyperlink"/>
                <w:noProof/>
              </w:rPr>
              <w:t>Transfer regular member from local coordinate system to global coordinate system</w:t>
            </w:r>
            <w:r w:rsidR="0044763E">
              <w:rPr>
                <w:noProof/>
                <w:webHidden/>
              </w:rPr>
              <w:tab/>
            </w:r>
            <w:r w:rsidR="00CB774D">
              <w:rPr>
                <w:noProof/>
                <w:webHidden/>
              </w:rPr>
              <w:fldChar w:fldCharType="begin"/>
            </w:r>
            <w:r w:rsidR="0044763E">
              <w:rPr>
                <w:noProof/>
                <w:webHidden/>
              </w:rPr>
              <w:instrText xml:space="preserve"> PAGEREF _Toc317064101 \h </w:instrText>
            </w:r>
            <w:r w:rsidR="00CB774D">
              <w:rPr>
                <w:noProof/>
                <w:webHidden/>
              </w:rPr>
            </w:r>
            <w:r w:rsidR="00CB774D">
              <w:rPr>
                <w:noProof/>
                <w:webHidden/>
              </w:rPr>
              <w:fldChar w:fldCharType="separate"/>
            </w:r>
            <w:r w:rsidR="009F494D">
              <w:rPr>
                <w:noProof/>
                <w:webHidden/>
              </w:rPr>
              <w:t>16</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2" w:history="1">
            <w:r w:rsidR="0044763E" w:rsidRPr="0099409E">
              <w:rPr>
                <w:rStyle w:val="Hyperlink"/>
                <w:noProof/>
              </w:rPr>
              <w:t>3.3</w:t>
            </w:r>
            <w:r w:rsidR="0044763E">
              <w:rPr>
                <w:rFonts w:eastAsiaTheme="minorEastAsia"/>
                <w:noProof/>
              </w:rPr>
              <w:tab/>
            </w:r>
            <w:r w:rsidR="0044763E" w:rsidRPr="0099409E">
              <w:rPr>
                <w:rStyle w:val="Hyperlink"/>
                <w:noProof/>
              </w:rPr>
              <w:t>Super member in master local coordinate system</w:t>
            </w:r>
            <w:r w:rsidR="0044763E">
              <w:rPr>
                <w:noProof/>
                <w:webHidden/>
              </w:rPr>
              <w:tab/>
            </w:r>
            <w:r w:rsidR="00CB774D">
              <w:rPr>
                <w:noProof/>
                <w:webHidden/>
              </w:rPr>
              <w:fldChar w:fldCharType="begin"/>
            </w:r>
            <w:r w:rsidR="0044763E">
              <w:rPr>
                <w:noProof/>
                <w:webHidden/>
              </w:rPr>
              <w:instrText xml:space="preserve"> PAGEREF _Toc317064102 \h </w:instrText>
            </w:r>
            <w:r w:rsidR="00CB774D">
              <w:rPr>
                <w:noProof/>
                <w:webHidden/>
              </w:rPr>
            </w:r>
            <w:r w:rsidR="00CB774D">
              <w:rPr>
                <w:noProof/>
                <w:webHidden/>
              </w:rPr>
              <w:fldChar w:fldCharType="separate"/>
            </w:r>
            <w:r w:rsidR="009F494D">
              <w:rPr>
                <w:noProof/>
                <w:webHidden/>
              </w:rPr>
              <w:t>17</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3" w:history="1">
            <w:r w:rsidR="0044763E" w:rsidRPr="0099409E">
              <w:rPr>
                <w:rStyle w:val="Hyperlink"/>
                <w:noProof/>
              </w:rPr>
              <w:t>3.4</w:t>
            </w:r>
            <w:r w:rsidR="0044763E">
              <w:rPr>
                <w:rFonts w:eastAsiaTheme="minorEastAsia"/>
                <w:noProof/>
              </w:rPr>
              <w:tab/>
            </w:r>
            <w:r w:rsidR="0044763E" w:rsidRPr="0099409E">
              <w:rPr>
                <w:rStyle w:val="Hyperlink"/>
                <w:noProof/>
              </w:rPr>
              <w:t>Super member in global coordinate system</w:t>
            </w:r>
            <w:r w:rsidR="0044763E">
              <w:rPr>
                <w:noProof/>
                <w:webHidden/>
              </w:rPr>
              <w:tab/>
            </w:r>
            <w:r w:rsidR="00CB774D">
              <w:rPr>
                <w:noProof/>
                <w:webHidden/>
              </w:rPr>
              <w:fldChar w:fldCharType="begin"/>
            </w:r>
            <w:r w:rsidR="0044763E">
              <w:rPr>
                <w:noProof/>
                <w:webHidden/>
              </w:rPr>
              <w:instrText xml:space="preserve"> PAGEREF _Toc317064103 \h </w:instrText>
            </w:r>
            <w:r w:rsidR="00CB774D">
              <w:rPr>
                <w:noProof/>
                <w:webHidden/>
              </w:rPr>
            </w:r>
            <w:r w:rsidR="00CB774D">
              <w:rPr>
                <w:noProof/>
                <w:webHidden/>
              </w:rPr>
              <w:fldChar w:fldCharType="separate"/>
            </w:r>
            <w:r w:rsidR="009F494D">
              <w:rPr>
                <w:noProof/>
                <w:webHidden/>
              </w:rPr>
              <w:t>18</w:t>
            </w:r>
            <w:r w:rsidR="00CB774D">
              <w:rPr>
                <w:noProof/>
                <w:webHidden/>
              </w:rPr>
              <w:fldChar w:fldCharType="end"/>
            </w:r>
          </w:hyperlink>
        </w:p>
        <w:p w:rsidR="0044763E" w:rsidRDefault="008F79C7">
          <w:pPr>
            <w:pStyle w:val="TOC1"/>
            <w:tabs>
              <w:tab w:val="left" w:pos="440"/>
              <w:tab w:val="right" w:leader="dot" w:pos="9350"/>
            </w:tabs>
            <w:rPr>
              <w:rFonts w:eastAsiaTheme="minorEastAsia"/>
              <w:noProof/>
            </w:rPr>
          </w:pPr>
          <w:hyperlink w:anchor="_Toc317064105" w:history="1">
            <w:r w:rsidR="0044763E" w:rsidRPr="0099409E">
              <w:rPr>
                <w:rStyle w:val="Hyperlink"/>
                <w:noProof/>
              </w:rPr>
              <w:t>4</w:t>
            </w:r>
            <w:r w:rsidR="0044763E">
              <w:rPr>
                <w:rFonts w:eastAsiaTheme="minorEastAsia"/>
                <w:noProof/>
              </w:rPr>
              <w:tab/>
            </w:r>
            <w:r w:rsidR="0044763E" w:rsidRPr="0099409E">
              <w:rPr>
                <w:rStyle w:val="Hyperlink"/>
                <w:noProof/>
              </w:rPr>
              <w:t>Create super member: boundary and new nodes</w:t>
            </w:r>
            <w:r w:rsidR="0044763E">
              <w:rPr>
                <w:noProof/>
                <w:webHidden/>
              </w:rPr>
              <w:tab/>
            </w:r>
            <w:r w:rsidR="00CB774D">
              <w:rPr>
                <w:noProof/>
                <w:webHidden/>
              </w:rPr>
              <w:fldChar w:fldCharType="begin"/>
            </w:r>
            <w:r w:rsidR="0044763E">
              <w:rPr>
                <w:noProof/>
                <w:webHidden/>
              </w:rPr>
              <w:instrText xml:space="preserve"> PAGEREF _Toc317064105 \h </w:instrText>
            </w:r>
            <w:r w:rsidR="00CB774D">
              <w:rPr>
                <w:noProof/>
                <w:webHidden/>
              </w:rPr>
            </w:r>
            <w:r w:rsidR="00CB774D">
              <w:rPr>
                <w:noProof/>
                <w:webHidden/>
              </w:rPr>
              <w:fldChar w:fldCharType="separate"/>
            </w:r>
            <w:r w:rsidR="009F494D">
              <w:rPr>
                <w:noProof/>
                <w:webHidden/>
              </w:rPr>
              <w:t>20</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6" w:history="1">
            <w:r w:rsidR="0044763E" w:rsidRPr="0099409E">
              <w:rPr>
                <w:rStyle w:val="Hyperlink"/>
                <w:noProof/>
              </w:rPr>
              <w:t>4.1</w:t>
            </w:r>
            <w:r w:rsidR="0044763E">
              <w:rPr>
                <w:rFonts w:eastAsiaTheme="minorEastAsia"/>
                <w:noProof/>
              </w:rPr>
              <w:tab/>
            </w:r>
            <w:r w:rsidR="0044763E" w:rsidRPr="0099409E">
              <w:rPr>
                <w:rStyle w:val="Hyperlink"/>
                <w:noProof/>
              </w:rPr>
              <w:t>The coordinate of the characteristic points</w:t>
            </w:r>
            <w:r w:rsidR="0044763E">
              <w:rPr>
                <w:noProof/>
                <w:webHidden/>
              </w:rPr>
              <w:tab/>
            </w:r>
            <w:r w:rsidR="00CB774D">
              <w:rPr>
                <w:noProof/>
                <w:webHidden/>
              </w:rPr>
              <w:fldChar w:fldCharType="begin"/>
            </w:r>
            <w:r w:rsidR="0044763E">
              <w:rPr>
                <w:noProof/>
                <w:webHidden/>
              </w:rPr>
              <w:instrText xml:space="preserve"> PAGEREF _Toc317064106 \h </w:instrText>
            </w:r>
            <w:r w:rsidR="00CB774D">
              <w:rPr>
                <w:noProof/>
                <w:webHidden/>
              </w:rPr>
            </w:r>
            <w:r w:rsidR="00CB774D">
              <w:rPr>
                <w:noProof/>
                <w:webHidden/>
              </w:rPr>
              <w:fldChar w:fldCharType="separate"/>
            </w:r>
            <w:r w:rsidR="009F494D">
              <w:rPr>
                <w:noProof/>
                <w:webHidden/>
              </w:rPr>
              <w:t>20</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7" w:history="1">
            <w:r w:rsidR="0044763E" w:rsidRPr="0099409E">
              <w:rPr>
                <w:rStyle w:val="Hyperlink"/>
                <w:noProof/>
              </w:rPr>
              <w:t>4.2</w:t>
            </w:r>
            <w:r w:rsidR="0044763E">
              <w:rPr>
                <w:rFonts w:eastAsiaTheme="minorEastAsia"/>
                <w:noProof/>
              </w:rPr>
              <w:tab/>
            </w:r>
            <w:r w:rsidR="0044763E" w:rsidRPr="0099409E">
              <w:rPr>
                <w:rStyle w:val="Hyperlink"/>
                <w:noProof/>
              </w:rPr>
              <w:t>Point A and B</w:t>
            </w:r>
            <w:r w:rsidR="0044763E">
              <w:rPr>
                <w:noProof/>
                <w:webHidden/>
              </w:rPr>
              <w:tab/>
            </w:r>
            <w:r w:rsidR="00CB774D">
              <w:rPr>
                <w:noProof/>
                <w:webHidden/>
              </w:rPr>
              <w:fldChar w:fldCharType="begin"/>
            </w:r>
            <w:r w:rsidR="0044763E">
              <w:rPr>
                <w:noProof/>
                <w:webHidden/>
              </w:rPr>
              <w:instrText xml:space="preserve"> PAGEREF _Toc317064107 \h </w:instrText>
            </w:r>
            <w:r w:rsidR="00CB774D">
              <w:rPr>
                <w:noProof/>
                <w:webHidden/>
              </w:rPr>
            </w:r>
            <w:r w:rsidR="00CB774D">
              <w:rPr>
                <w:noProof/>
                <w:webHidden/>
              </w:rPr>
              <w:fldChar w:fldCharType="separate"/>
            </w:r>
            <w:r w:rsidR="009F494D">
              <w:rPr>
                <w:noProof/>
                <w:webHidden/>
              </w:rPr>
              <w:t>21</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8" w:history="1">
            <w:r w:rsidR="0044763E" w:rsidRPr="0099409E">
              <w:rPr>
                <w:rStyle w:val="Hyperlink"/>
                <w:noProof/>
              </w:rPr>
              <w:t>4.3</w:t>
            </w:r>
            <w:r w:rsidR="0044763E">
              <w:rPr>
                <w:rFonts w:eastAsiaTheme="minorEastAsia"/>
                <w:noProof/>
              </w:rPr>
              <w:tab/>
            </w:r>
            <w:r w:rsidR="0044763E" w:rsidRPr="0099409E">
              <w:rPr>
                <w:rStyle w:val="Hyperlink"/>
                <w:noProof/>
              </w:rPr>
              <w:t>The distance from a point to the center plane</w:t>
            </w:r>
            <w:r w:rsidR="0044763E">
              <w:rPr>
                <w:noProof/>
                <w:webHidden/>
              </w:rPr>
              <w:tab/>
            </w:r>
            <w:r w:rsidR="00CB774D">
              <w:rPr>
                <w:noProof/>
                <w:webHidden/>
              </w:rPr>
              <w:fldChar w:fldCharType="begin"/>
            </w:r>
            <w:r w:rsidR="0044763E">
              <w:rPr>
                <w:noProof/>
                <w:webHidden/>
              </w:rPr>
              <w:instrText xml:space="preserve"> PAGEREF _Toc317064108 \h </w:instrText>
            </w:r>
            <w:r w:rsidR="00CB774D">
              <w:rPr>
                <w:noProof/>
                <w:webHidden/>
              </w:rPr>
            </w:r>
            <w:r w:rsidR="00CB774D">
              <w:rPr>
                <w:noProof/>
                <w:webHidden/>
              </w:rPr>
              <w:fldChar w:fldCharType="separate"/>
            </w:r>
            <w:r w:rsidR="009F494D">
              <w:rPr>
                <w:noProof/>
                <w:webHidden/>
              </w:rPr>
              <w:t>21</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09" w:history="1">
            <w:r w:rsidR="0044763E" w:rsidRPr="0099409E">
              <w:rPr>
                <w:rStyle w:val="Hyperlink"/>
                <w:noProof/>
              </w:rPr>
              <w:t>4.4</w:t>
            </w:r>
            <w:r w:rsidR="0044763E">
              <w:rPr>
                <w:rFonts w:eastAsiaTheme="minorEastAsia"/>
                <w:noProof/>
              </w:rPr>
              <w:tab/>
            </w:r>
            <w:r w:rsidR="0044763E" w:rsidRPr="0099409E">
              <w:rPr>
                <w:rStyle w:val="Hyperlink"/>
                <w:noProof/>
              </w:rPr>
              <w:t>Create new nodes at the super member boundary</w:t>
            </w:r>
            <w:r w:rsidR="0044763E">
              <w:rPr>
                <w:noProof/>
                <w:webHidden/>
              </w:rPr>
              <w:tab/>
            </w:r>
            <w:r w:rsidR="00CB774D">
              <w:rPr>
                <w:noProof/>
                <w:webHidden/>
              </w:rPr>
              <w:fldChar w:fldCharType="begin"/>
            </w:r>
            <w:r w:rsidR="0044763E">
              <w:rPr>
                <w:noProof/>
                <w:webHidden/>
              </w:rPr>
              <w:instrText xml:space="preserve"> PAGEREF _Toc317064109 \h </w:instrText>
            </w:r>
            <w:r w:rsidR="00CB774D">
              <w:rPr>
                <w:noProof/>
                <w:webHidden/>
              </w:rPr>
            </w:r>
            <w:r w:rsidR="00CB774D">
              <w:rPr>
                <w:noProof/>
                <w:webHidden/>
              </w:rPr>
              <w:fldChar w:fldCharType="separate"/>
            </w:r>
            <w:r w:rsidR="009F494D">
              <w:rPr>
                <w:noProof/>
                <w:webHidden/>
              </w:rPr>
              <w:t>21</w:t>
            </w:r>
            <w:r w:rsidR="00CB774D">
              <w:rPr>
                <w:noProof/>
                <w:webHidden/>
              </w:rPr>
              <w:fldChar w:fldCharType="end"/>
            </w:r>
          </w:hyperlink>
        </w:p>
        <w:p w:rsidR="0044763E" w:rsidRDefault="008F79C7">
          <w:pPr>
            <w:pStyle w:val="TOC1"/>
            <w:tabs>
              <w:tab w:val="left" w:pos="440"/>
              <w:tab w:val="right" w:leader="dot" w:pos="9350"/>
            </w:tabs>
            <w:rPr>
              <w:rFonts w:eastAsiaTheme="minorEastAsia"/>
              <w:noProof/>
            </w:rPr>
          </w:pPr>
          <w:hyperlink w:anchor="_Toc317064110" w:history="1">
            <w:r w:rsidR="0044763E" w:rsidRPr="0099409E">
              <w:rPr>
                <w:rStyle w:val="Hyperlink"/>
                <w:noProof/>
              </w:rPr>
              <w:t>5</w:t>
            </w:r>
            <w:r w:rsidR="0044763E">
              <w:rPr>
                <w:rFonts w:eastAsiaTheme="minorEastAsia"/>
                <w:noProof/>
              </w:rPr>
              <w:tab/>
            </w:r>
            <w:r w:rsidR="0044763E" w:rsidRPr="0099409E">
              <w:rPr>
                <w:rStyle w:val="Hyperlink"/>
                <w:noProof/>
              </w:rPr>
              <w:t>Super member volume</w:t>
            </w:r>
            <w:r w:rsidR="0044763E">
              <w:rPr>
                <w:noProof/>
                <w:webHidden/>
              </w:rPr>
              <w:tab/>
            </w:r>
            <w:r w:rsidR="00CB774D">
              <w:rPr>
                <w:noProof/>
                <w:webHidden/>
              </w:rPr>
              <w:fldChar w:fldCharType="begin"/>
            </w:r>
            <w:r w:rsidR="0044763E">
              <w:rPr>
                <w:noProof/>
                <w:webHidden/>
              </w:rPr>
              <w:instrText xml:space="preserve"> PAGEREF _Toc317064110 \h </w:instrText>
            </w:r>
            <w:r w:rsidR="00CB774D">
              <w:rPr>
                <w:noProof/>
                <w:webHidden/>
              </w:rPr>
            </w:r>
            <w:r w:rsidR="00CB774D">
              <w:rPr>
                <w:noProof/>
                <w:webHidden/>
              </w:rPr>
              <w:fldChar w:fldCharType="separate"/>
            </w:r>
            <w:r w:rsidR="009F494D">
              <w:rPr>
                <w:noProof/>
                <w:webHidden/>
              </w:rPr>
              <w:t>22</w:t>
            </w:r>
            <w:r w:rsidR="00CB774D">
              <w:rPr>
                <w:noProof/>
                <w:webHidden/>
              </w:rPr>
              <w:fldChar w:fldCharType="end"/>
            </w:r>
          </w:hyperlink>
        </w:p>
        <w:p w:rsidR="0044763E" w:rsidRDefault="008F79C7">
          <w:pPr>
            <w:pStyle w:val="TOC1"/>
            <w:tabs>
              <w:tab w:val="left" w:pos="440"/>
              <w:tab w:val="right" w:leader="dot" w:pos="9350"/>
            </w:tabs>
            <w:rPr>
              <w:rFonts w:eastAsiaTheme="minorEastAsia"/>
              <w:noProof/>
            </w:rPr>
          </w:pPr>
          <w:hyperlink w:anchor="_Toc317064111" w:history="1">
            <w:r w:rsidR="0044763E" w:rsidRPr="0099409E">
              <w:rPr>
                <w:rStyle w:val="Hyperlink"/>
                <w:noProof/>
              </w:rPr>
              <w:t>6</w:t>
            </w:r>
            <w:r w:rsidR="0044763E">
              <w:rPr>
                <w:rFonts w:eastAsiaTheme="minorEastAsia"/>
                <w:noProof/>
              </w:rPr>
              <w:tab/>
            </w:r>
            <w:r w:rsidR="0044763E" w:rsidRPr="0099409E">
              <w:rPr>
                <w:rStyle w:val="Hyperlink"/>
                <w:noProof/>
              </w:rPr>
              <w:t>Load calculation</w:t>
            </w:r>
            <w:r w:rsidR="0044763E">
              <w:rPr>
                <w:noProof/>
                <w:webHidden/>
              </w:rPr>
              <w:tab/>
            </w:r>
            <w:r w:rsidR="00CB774D">
              <w:rPr>
                <w:noProof/>
                <w:webHidden/>
              </w:rPr>
              <w:fldChar w:fldCharType="begin"/>
            </w:r>
            <w:r w:rsidR="0044763E">
              <w:rPr>
                <w:noProof/>
                <w:webHidden/>
              </w:rPr>
              <w:instrText xml:space="preserve"> PAGEREF _Toc317064111 \h </w:instrText>
            </w:r>
            <w:r w:rsidR="00CB774D">
              <w:rPr>
                <w:noProof/>
                <w:webHidden/>
              </w:rPr>
            </w:r>
            <w:r w:rsidR="00CB774D">
              <w:rPr>
                <w:noProof/>
                <w:webHidden/>
              </w:rPr>
              <w:fldChar w:fldCharType="separate"/>
            </w:r>
            <w:r w:rsidR="009F494D">
              <w:rPr>
                <w:noProof/>
                <w:webHidden/>
              </w:rPr>
              <w:t>23</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12" w:history="1">
            <w:r w:rsidR="0044763E" w:rsidRPr="0099409E">
              <w:rPr>
                <w:rStyle w:val="Hyperlink"/>
                <w:noProof/>
              </w:rPr>
              <w:t>6.1</w:t>
            </w:r>
            <w:r w:rsidR="0044763E">
              <w:rPr>
                <w:rFonts w:eastAsiaTheme="minorEastAsia"/>
                <w:noProof/>
              </w:rPr>
              <w:tab/>
            </w:r>
            <w:r w:rsidR="0044763E" w:rsidRPr="0099409E">
              <w:rPr>
                <w:rStyle w:val="Hyperlink"/>
                <w:noProof/>
              </w:rPr>
              <w:t>Normal conditions</w:t>
            </w:r>
            <w:r w:rsidR="0044763E">
              <w:rPr>
                <w:noProof/>
                <w:webHidden/>
              </w:rPr>
              <w:tab/>
            </w:r>
            <w:r w:rsidR="00CB774D">
              <w:rPr>
                <w:noProof/>
                <w:webHidden/>
              </w:rPr>
              <w:fldChar w:fldCharType="begin"/>
            </w:r>
            <w:r w:rsidR="0044763E">
              <w:rPr>
                <w:noProof/>
                <w:webHidden/>
              </w:rPr>
              <w:instrText xml:space="preserve"> PAGEREF _Toc317064112 \h </w:instrText>
            </w:r>
            <w:r w:rsidR="00CB774D">
              <w:rPr>
                <w:noProof/>
                <w:webHidden/>
              </w:rPr>
            </w:r>
            <w:r w:rsidR="00CB774D">
              <w:rPr>
                <w:noProof/>
                <w:webHidden/>
              </w:rPr>
              <w:fldChar w:fldCharType="separate"/>
            </w:r>
            <w:r w:rsidR="009F494D">
              <w:rPr>
                <w:noProof/>
                <w:webHidden/>
              </w:rPr>
              <w:t>23</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113" w:history="1">
            <w:r w:rsidR="0044763E" w:rsidRPr="0099409E">
              <w:rPr>
                <w:rStyle w:val="Hyperlink"/>
                <w:noProof/>
              </w:rPr>
              <w:t>6.1.1</w:t>
            </w:r>
            <w:r w:rsidR="0044763E">
              <w:rPr>
                <w:rFonts w:eastAsiaTheme="minorEastAsia"/>
                <w:noProof/>
              </w:rPr>
              <w:tab/>
            </w:r>
            <w:r w:rsidR="0044763E" w:rsidRPr="0099409E">
              <w:rPr>
                <w:rStyle w:val="Hyperlink"/>
                <w:noProof/>
              </w:rPr>
              <w:t>Interior marker</w:t>
            </w:r>
            <w:r w:rsidR="0044763E">
              <w:rPr>
                <w:noProof/>
                <w:webHidden/>
              </w:rPr>
              <w:tab/>
            </w:r>
            <w:r w:rsidR="00CB774D">
              <w:rPr>
                <w:noProof/>
                <w:webHidden/>
              </w:rPr>
              <w:fldChar w:fldCharType="begin"/>
            </w:r>
            <w:r w:rsidR="0044763E">
              <w:rPr>
                <w:noProof/>
                <w:webHidden/>
              </w:rPr>
              <w:instrText xml:space="preserve"> PAGEREF _Toc317064113 \h </w:instrText>
            </w:r>
            <w:r w:rsidR="00CB774D">
              <w:rPr>
                <w:noProof/>
                <w:webHidden/>
              </w:rPr>
            </w:r>
            <w:r w:rsidR="00CB774D">
              <w:rPr>
                <w:noProof/>
                <w:webHidden/>
              </w:rPr>
              <w:fldChar w:fldCharType="separate"/>
            </w:r>
            <w:r w:rsidR="009F494D">
              <w:rPr>
                <w:noProof/>
                <w:webHidden/>
              </w:rPr>
              <w:t>23</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114" w:history="1">
            <w:r w:rsidR="0044763E" w:rsidRPr="0099409E">
              <w:rPr>
                <w:rStyle w:val="Hyperlink"/>
                <w:noProof/>
              </w:rPr>
              <w:t>6.1.2</w:t>
            </w:r>
            <w:r w:rsidR="0044763E">
              <w:rPr>
                <w:rFonts w:eastAsiaTheme="minorEastAsia"/>
                <w:noProof/>
              </w:rPr>
              <w:tab/>
            </w:r>
            <w:r w:rsidR="0044763E" w:rsidRPr="0099409E">
              <w:rPr>
                <w:rStyle w:val="Hyperlink"/>
                <w:noProof/>
              </w:rPr>
              <w:t>End marker</w:t>
            </w:r>
            <w:r w:rsidR="0044763E">
              <w:rPr>
                <w:noProof/>
                <w:webHidden/>
              </w:rPr>
              <w:tab/>
            </w:r>
            <w:r w:rsidR="00CB774D">
              <w:rPr>
                <w:noProof/>
                <w:webHidden/>
              </w:rPr>
              <w:fldChar w:fldCharType="begin"/>
            </w:r>
            <w:r w:rsidR="0044763E">
              <w:rPr>
                <w:noProof/>
                <w:webHidden/>
              </w:rPr>
              <w:instrText xml:space="preserve"> PAGEREF _Toc317064114 \h </w:instrText>
            </w:r>
            <w:r w:rsidR="00CB774D">
              <w:rPr>
                <w:noProof/>
                <w:webHidden/>
              </w:rPr>
            </w:r>
            <w:r w:rsidR="00CB774D">
              <w:rPr>
                <w:noProof/>
                <w:webHidden/>
              </w:rPr>
              <w:fldChar w:fldCharType="separate"/>
            </w:r>
            <w:r w:rsidR="009F494D">
              <w:rPr>
                <w:noProof/>
                <w:webHidden/>
              </w:rPr>
              <w:t>25</w:t>
            </w:r>
            <w:r w:rsidR="00CB774D">
              <w:rPr>
                <w:noProof/>
                <w:webHidden/>
              </w:rPr>
              <w:fldChar w:fldCharType="end"/>
            </w:r>
          </w:hyperlink>
        </w:p>
        <w:p w:rsidR="0044763E" w:rsidRDefault="008F79C7">
          <w:pPr>
            <w:pStyle w:val="TOC3"/>
            <w:tabs>
              <w:tab w:val="left" w:pos="1320"/>
              <w:tab w:val="right" w:leader="dot" w:pos="9350"/>
            </w:tabs>
            <w:rPr>
              <w:rFonts w:eastAsiaTheme="minorEastAsia"/>
              <w:noProof/>
            </w:rPr>
          </w:pPr>
          <w:hyperlink w:anchor="_Toc317064115" w:history="1">
            <w:r w:rsidR="0044763E" w:rsidRPr="0099409E">
              <w:rPr>
                <w:rStyle w:val="Hyperlink"/>
                <w:noProof/>
              </w:rPr>
              <w:t>6.1.3</w:t>
            </w:r>
            <w:r w:rsidR="0044763E">
              <w:rPr>
                <w:rFonts w:eastAsiaTheme="minorEastAsia"/>
                <w:noProof/>
              </w:rPr>
              <w:tab/>
            </w:r>
            <w:r w:rsidR="0044763E" w:rsidRPr="0099409E">
              <w:rPr>
                <w:rStyle w:val="Hyperlink"/>
                <w:noProof/>
              </w:rPr>
              <w:t>Super member marker</w:t>
            </w:r>
            <w:r w:rsidR="0044763E">
              <w:rPr>
                <w:noProof/>
                <w:webHidden/>
              </w:rPr>
              <w:tab/>
            </w:r>
            <w:r w:rsidR="00CB774D">
              <w:rPr>
                <w:noProof/>
                <w:webHidden/>
              </w:rPr>
              <w:fldChar w:fldCharType="begin"/>
            </w:r>
            <w:r w:rsidR="0044763E">
              <w:rPr>
                <w:noProof/>
                <w:webHidden/>
              </w:rPr>
              <w:instrText xml:space="preserve"> PAGEREF _Toc317064115 \h </w:instrText>
            </w:r>
            <w:r w:rsidR="00CB774D">
              <w:rPr>
                <w:noProof/>
                <w:webHidden/>
              </w:rPr>
            </w:r>
            <w:r w:rsidR="00CB774D">
              <w:rPr>
                <w:noProof/>
                <w:webHidden/>
              </w:rPr>
              <w:fldChar w:fldCharType="separate"/>
            </w:r>
            <w:r w:rsidR="009F494D">
              <w:rPr>
                <w:noProof/>
                <w:webHidden/>
              </w:rPr>
              <w:t>26</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16" w:history="1">
            <w:r w:rsidR="0044763E" w:rsidRPr="0099409E">
              <w:rPr>
                <w:rStyle w:val="Hyperlink"/>
                <w:noProof/>
              </w:rPr>
              <w:t>6.2</w:t>
            </w:r>
            <w:r w:rsidR="0044763E">
              <w:rPr>
                <w:rFonts w:eastAsiaTheme="minorEastAsia"/>
                <w:noProof/>
              </w:rPr>
              <w:tab/>
            </w:r>
            <w:r w:rsidR="0044763E" w:rsidRPr="0099409E">
              <w:rPr>
                <w:rStyle w:val="Hyperlink"/>
                <w:noProof/>
              </w:rPr>
              <w:t>Marine growth effect</w:t>
            </w:r>
            <w:r w:rsidR="0044763E">
              <w:rPr>
                <w:noProof/>
                <w:webHidden/>
              </w:rPr>
              <w:tab/>
            </w:r>
            <w:r w:rsidR="00CB774D">
              <w:rPr>
                <w:noProof/>
                <w:webHidden/>
              </w:rPr>
              <w:fldChar w:fldCharType="begin"/>
            </w:r>
            <w:r w:rsidR="0044763E">
              <w:rPr>
                <w:noProof/>
                <w:webHidden/>
              </w:rPr>
              <w:instrText xml:space="preserve"> PAGEREF _Toc317064116 \h </w:instrText>
            </w:r>
            <w:r w:rsidR="00CB774D">
              <w:rPr>
                <w:noProof/>
                <w:webHidden/>
              </w:rPr>
            </w:r>
            <w:r w:rsidR="00CB774D">
              <w:rPr>
                <w:noProof/>
                <w:webHidden/>
              </w:rPr>
              <w:fldChar w:fldCharType="separate"/>
            </w:r>
            <w:r w:rsidR="009F494D">
              <w:rPr>
                <w:noProof/>
                <w:webHidden/>
              </w:rPr>
              <w:t>27</w:t>
            </w:r>
            <w:r w:rsidR="00CB774D">
              <w:rPr>
                <w:noProof/>
                <w:webHidden/>
              </w:rPr>
              <w:fldChar w:fldCharType="end"/>
            </w:r>
          </w:hyperlink>
        </w:p>
        <w:p w:rsidR="0044763E" w:rsidRDefault="008F79C7">
          <w:pPr>
            <w:pStyle w:val="TOC2"/>
            <w:tabs>
              <w:tab w:val="left" w:pos="880"/>
              <w:tab w:val="right" w:leader="dot" w:pos="9350"/>
            </w:tabs>
            <w:rPr>
              <w:rFonts w:eastAsiaTheme="minorEastAsia"/>
              <w:noProof/>
            </w:rPr>
          </w:pPr>
          <w:hyperlink w:anchor="_Toc317064117" w:history="1">
            <w:r w:rsidR="0044763E" w:rsidRPr="0099409E">
              <w:rPr>
                <w:rStyle w:val="Hyperlink"/>
                <w:noProof/>
              </w:rPr>
              <w:t>6.3</w:t>
            </w:r>
            <w:r w:rsidR="0044763E">
              <w:rPr>
                <w:rFonts w:eastAsiaTheme="minorEastAsia"/>
                <w:noProof/>
              </w:rPr>
              <w:tab/>
            </w:r>
            <w:r w:rsidR="0044763E" w:rsidRPr="0099409E">
              <w:rPr>
                <w:rStyle w:val="Hyperlink"/>
                <w:noProof/>
              </w:rPr>
              <w:t>Flooded members</w:t>
            </w:r>
            <w:r w:rsidR="0044763E">
              <w:rPr>
                <w:noProof/>
                <w:webHidden/>
              </w:rPr>
              <w:tab/>
            </w:r>
            <w:r w:rsidR="00CB774D">
              <w:rPr>
                <w:noProof/>
                <w:webHidden/>
              </w:rPr>
              <w:fldChar w:fldCharType="begin"/>
            </w:r>
            <w:r w:rsidR="0044763E">
              <w:rPr>
                <w:noProof/>
                <w:webHidden/>
              </w:rPr>
              <w:instrText xml:space="preserve"> PAGEREF _Toc317064117 \h </w:instrText>
            </w:r>
            <w:r w:rsidR="00CB774D">
              <w:rPr>
                <w:noProof/>
                <w:webHidden/>
              </w:rPr>
            </w:r>
            <w:r w:rsidR="00CB774D">
              <w:rPr>
                <w:noProof/>
                <w:webHidden/>
              </w:rPr>
              <w:fldChar w:fldCharType="separate"/>
            </w:r>
            <w:r w:rsidR="009F494D">
              <w:rPr>
                <w:noProof/>
                <w:webHidden/>
              </w:rPr>
              <w:t>28</w:t>
            </w:r>
            <w:r w:rsidR="00CB774D">
              <w:rPr>
                <w:noProof/>
                <w:webHidden/>
              </w:rPr>
              <w:fldChar w:fldCharType="end"/>
            </w:r>
          </w:hyperlink>
        </w:p>
        <w:p w:rsidR="0044763E" w:rsidRDefault="008F79C7">
          <w:pPr>
            <w:pStyle w:val="TOC1"/>
            <w:tabs>
              <w:tab w:val="right" w:leader="dot" w:pos="9350"/>
            </w:tabs>
            <w:rPr>
              <w:rFonts w:eastAsiaTheme="minorEastAsia"/>
              <w:noProof/>
            </w:rPr>
          </w:pPr>
          <w:hyperlink w:anchor="_Toc317064118" w:history="1">
            <w:r w:rsidR="0044763E" w:rsidRPr="0099409E">
              <w:rPr>
                <w:rStyle w:val="Hyperlink"/>
                <w:noProof/>
              </w:rPr>
              <w:t>Reference</w:t>
            </w:r>
            <w:r w:rsidR="0044763E">
              <w:rPr>
                <w:noProof/>
                <w:webHidden/>
              </w:rPr>
              <w:tab/>
            </w:r>
            <w:r w:rsidR="00CB774D">
              <w:rPr>
                <w:noProof/>
                <w:webHidden/>
              </w:rPr>
              <w:fldChar w:fldCharType="begin"/>
            </w:r>
            <w:r w:rsidR="0044763E">
              <w:rPr>
                <w:noProof/>
                <w:webHidden/>
              </w:rPr>
              <w:instrText xml:space="preserve"> PAGEREF _Toc317064118 \h </w:instrText>
            </w:r>
            <w:r w:rsidR="00CB774D">
              <w:rPr>
                <w:noProof/>
                <w:webHidden/>
              </w:rPr>
            </w:r>
            <w:r w:rsidR="00CB774D">
              <w:rPr>
                <w:noProof/>
                <w:webHidden/>
              </w:rPr>
              <w:fldChar w:fldCharType="separate"/>
            </w:r>
            <w:r w:rsidR="009F494D">
              <w:rPr>
                <w:noProof/>
                <w:webHidden/>
              </w:rPr>
              <w:t>29</w:t>
            </w:r>
            <w:r w:rsidR="00CB774D">
              <w:rPr>
                <w:noProof/>
                <w:webHidden/>
              </w:rPr>
              <w:fldChar w:fldCharType="end"/>
            </w:r>
          </w:hyperlink>
        </w:p>
        <w:p w:rsidR="00813F24" w:rsidRDefault="00CB774D">
          <w:r>
            <w:fldChar w:fldCharType="end"/>
          </w:r>
        </w:p>
      </w:sdtContent>
    </w:sdt>
    <w:p w:rsidR="00732A67" w:rsidRDefault="00732A67" w:rsidP="0013521F">
      <w:r>
        <w:br w:type="page"/>
      </w:r>
    </w:p>
    <w:p w:rsidR="00396FDC" w:rsidRDefault="00396FDC" w:rsidP="00396FDC">
      <w:pPr>
        <w:pStyle w:val="Heading1"/>
      </w:pPr>
      <w:bookmarkStart w:id="0" w:name="_Toc290045654"/>
      <w:bookmarkStart w:id="1" w:name="_Toc317064080"/>
      <w:bookmarkStart w:id="2" w:name="_Toc296591975"/>
      <w:bookmarkStart w:id="3" w:name="_Toc296930872"/>
      <w:r w:rsidRPr="009A5158">
        <w:lastRenderedPageBreak/>
        <w:t>Background</w:t>
      </w:r>
      <w:bookmarkEnd w:id="0"/>
      <w:bookmarkEnd w:id="1"/>
    </w:p>
    <w:p w:rsidR="0020319A" w:rsidRDefault="0020319A" w:rsidP="0020319A">
      <w:r w:rsidRPr="0020319A">
        <w:t xml:space="preserve">FAST is an aero-hydro-servo-elastic tool widely used for analyzing onshore and offshore wind </w:t>
      </w:r>
      <w:proofErr w:type="gramStart"/>
      <w:r w:rsidRPr="0020319A">
        <w:t>turbines</w:t>
      </w:r>
      <w:r>
        <w:t>.</w:t>
      </w:r>
      <w:proofErr w:type="gramEnd"/>
      <w:r>
        <w:t xml:space="preserve"> M</w:t>
      </w:r>
      <w:r w:rsidR="00626F61" w:rsidRPr="00626F61">
        <w:t>odifications are made to FAST to enable the examination of offshore wind turbines with fixed-bottom multi-member foundations (which are commonly used in transitional-depth waters). Previously, FAST only had the capability of examining floating wind turbines and wind turbines with monopile foundations offshore. Adding this new capability to FAST will allow this tool to analyze a new class of substructures that hold a vital role in the offshore wind support-structure portfolio, such as offshore tripod and jacket support structures.</w:t>
      </w:r>
    </w:p>
    <w:p w:rsidR="006872F1" w:rsidRPr="0020319A" w:rsidRDefault="0020319A" w:rsidP="0020319A">
      <w:r>
        <w:t xml:space="preserve">Previously, Morison and hydrodynamic loads are examined only on vertical and straight cylinder members. The multimember support structures, such as tripod and jacket foundations, include not only straight vertical members, but also tapered and </w:t>
      </w:r>
      <w:r w:rsidR="00994784">
        <w:t>inclined</w:t>
      </w:r>
      <w:r>
        <w:t xml:space="preserve"> cylinder members, which make the analysis much more complicated than before.</w:t>
      </w:r>
      <w:r w:rsidR="00994784">
        <w:t xml:space="preserve"> </w:t>
      </w:r>
      <w:r w:rsidR="006872F1">
        <w:t xml:space="preserve">The intersecting members at the joint make the modeling even more complicated. </w:t>
      </w:r>
      <w:r w:rsidR="00994784">
        <w:t>The current analysis is to examine how the fluid affects the complicated structure that consists of multi-members, model the Morison loads and buoyancy loads on inclined and tapered member</w:t>
      </w:r>
      <w:r w:rsidR="006872F1">
        <w:t xml:space="preserve">s, and the loads at the joint considering the intersection of members. </w:t>
      </w:r>
      <w:r w:rsidR="00994784">
        <w:t xml:space="preserve"> </w:t>
      </w:r>
    </w:p>
    <w:p w:rsidR="00396FDC" w:rsidRDefault="008F79C7" w:rsidP="00396FDC">
      <w:pPr>
        <w:keepNext/>
        <w:jc w:val="center"/>
      </w:pPr>
      <w:r>
        <w:pict>
          <v:group id="_x0000_s3937" editas="canvas" style="width:173.75pt;height:170.9pt;mso-position-horizontal-relative:char;mso-position-vertical-relative:line" coordsize="3475,341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938" type="#_x0000_t75" style="position:absolute;width:3475;height:3418" o:preferrelative="f">
              <v:fill o:detectmouseclick="t"/>
              <v:path o:extrusionok="t" o:connecttype="none"/>
              <o:lock v:ext="edit" text="t"/>
            </v:shape>
            <v:shape id="_x0000_s3939" type="#_x0000_t75" style="position:absolute;width:3483;height:3426">
              <v:imagedata r:id="rId9" o:title=""/>
            </v:shape>
            <w10:wrap type="none"/>
            <w10:anchorlock/>
          </v:group>
        </w:pict>
      </w:r>
      <w:r>
        <w:pict>
          <v:group id="_x0000_s3934" editas="canvas" style="width:200.9pt;height:171.25pt;mso-position-horizontal-relative:char;mso-position-vertical-relative:line" coordsize="4018,3425">
            <o:lock v:ext="edit" aspectratio="t"/>
            <v:shape id="_x0000_s3935" type="#_x0000_t75" style="position:absolute;width:4018;height:3425" o:preferrelative="f">
              <v:fill o:detectmouseclick="t"/>
              <v:path o:extrusionok="t" o:connecttype="none"/>
              <o:lock v:ext="edit" text="t"/>
            </v:shape>
            <v:shape id="_x0000_s3936" type="#_x0000_t75" style="position:absolute;width:4018;height:3425">
              <v:imagedata r:id="rId10" o:title=""/>
            </v:shape>
            <w10:wrap type="none"/>
            <w10:anchorlock/>
          </v:group>
        </w:pict>
      </w:r>
    </w:p>
    <w:p w:rsidR="00396FDC" w:rsidRPr="00F9421F" w:rsidRDefault="00396FDC" w:rsidP="00396FDC">
      <w:pPr>
        <w:pStyle w:val="Caption"/>
        <w:jc w:val="center"/>
      </w:pPr>
      <w:bookmarkStart w:id="4" w:name="_Ref335118915"/>
      <w:r>
        <w:t xml:space="preserve">Figure </w:t>
      </w:r>
      <w:r w:rsidR="00CB774D">
        <w:fldChar w:fldCharType="begin"/>
      </w:r>
      <w:r>
        <w:instrText xml:space="preserve"> SEQ Figure \* ARABIC </w:instrText>
      </w:r>
      <w:r w:rsidR="00CB774D">
        <w:fldChar w:fldCharType="separate"/>
      </w:r>
      <w:r w:rsidR="008A275A">
        <w:rPr>
          <w:noProof/>
        </w:rPr>
        <w:t>1</w:t>
      </w:r>
      <w:r w:rsidR="00CB774D">
        <w:fldChar w:fldCharType="end"/>
      </w:r>
      <w:bookmarkEnd w:id="4"/>
    </w:p>
    <w:p w:rsidR="00396FDC" w:rsidRDefault="00396FDC" w:rsidP="00396FDC">
      <w:r w:rsidRPr="00A820C0">
        <w:t>For the tripod foundation</w:t>
      </w:r>
      <w:r>
        <w:t xml:space="preserve"> and jacket foundation, there are</w:t>
      </w:r>
      <w:r w:rsidRPr="00A820C0">
        <w:t xml:space="preserve"> a </w:t>
      </w:r>
      <w:r>
        <w:t>number of issues</w:t>
      </w:r>
      <w:r w:rsidRPr="00A820C0">
        <w:t xml:space="preserve"> caused by the overlapping of members at joints. Figure 1 shows an example of the overlapping region close to the mean sea level in the tripod. For the large diameter members of the tripod configuration, significant surface areas and volumes are duplicated</w:t>
      </w:r>
      <w:r>
        <w:t xml:space="preserve"> with smaller member</w:t>
      </w:r>
      <w:r w:rsidRPr="00A820C0">
        <w:t>, distorting the overall level of wave and buoyancy loading. The intersecting members will also have an influence on the mass of the tripod. Therefore it is important to find the overlap volume for intersecting members.</w:t>
      </w:r>
    </w:p>
    <w:p w:rsidR="00023BB8" w:rsidRDefault="00023BB8" w:rsidP="00023BB8">
      <w:r>
        <w:t xml:space="preserve">We present a method to accurately calculate the actual displaced volumes, which takes into account the overlapping parts at the member joints. </w:t>
      </w:r>
      <w:r w:rsidR="001403D7">
        <w:t>At the joints, we will create at super member according to the user option and some conditions. The exact volume of the super member will be calculated. T</w:t>
      </w:r>
      <w:r>
        <w:t>he buoyancy and hydrodynamic loads on tapered and tilted members of the support structure</w:t>
      </w:r>
      <w:r w:rsidR="001403D7">
        <w:t xml:space="preserve"> are also considered in the method.</w:t>
      </w:r>
    </w:p>
    <w:p w:rsidR="006872F1" w:rsidRDefault="006872F1" w:rsidP="00023BB8">
      <w:r>
        <w:lastRenderedPageBreak/>
        <w:t xml:space="preserve">Marine growth </w:t>
      </w:r>
      <w:r w:rsidR="00555BC4">
        <w:t xml:space="preserve">and member flooding are common to offshore structures and may have significant effect on the loads and dynamic behaviors of the structure. Therefore, modeling marine growth and flooded members are incorporated in the </w:t>
      </w:r>
      <w:proofErr w:type="spellStart"/>
      <w:r w:rsidR="00555BC4">
        <w:t>HydroDyn</w:t>
      </w:r>
      <w:proofErr w:type="spellEnd"/>
      <w:r w:rsidR="00555BC4">
        <w:t xml:space="preserve"> module to understand those effects.   </w:t>
      </w:r>
    </w:p>
    <w:p w:rsidR="00682EE6" w:rsidRDefault="00682EE6" w:rsidP="00675797">
      <w:pPr>
        <w:pStyle w:val="Heading1"/>
      </w:pPr>
      <w:bookmarkStart w:id="5" w:name="_Toc317064081"/>
      <w:proofErr w:type="spellStart"/>
      <w:r>
        <w:t>HydroDyn</w:t>
      </w:r>
      <w:proofErr w:type="spellEnd"/>
      <w:r>
        <w:t xml:space="preserve"> Module</w:t>
      </w:r>
      <w:r w:rsidR="00CB774D">
        <w:fldChar w:fldCharType="begin"/>
      </w:r>
      <w:r w:rsidR="00DA356D">
        <w:instrText xml:space="preserve"> MACROBUTTON MTEditEquationSection2 </w:instrText>
      </w:r>
      <w:r w:rsidR="00DA356D" w:rsidRPr="00DA356D">
        <w:rPr>
          <w:rStyle w:val="MTEquationSection"/>
        </w:rPr>
        <w:instrText>Equation Section (Next)</w:instrText>
      </w:r>
      <w:r w:rsidR="008F79C7">
        <w:fldChar w:fldCharType="begin"/>
      </w:r>
      <w:r w:rsidR="008F79C7">
        <w:instrText xml:space="preserve"> SEQ MTEqn \r \h \* MERGEFORMAT </w:instrText>
      </w:r>
      <w:r w:rsidR="008F79C7">
        <w:fldChar w:fldCharType="separate"/>
      </w:r>
      <w:r w:rsidR="008F79C7">
        <w:fldChar w:fldCharType="end"/>
      </w:r>
      <w:r w:rsidR="008F79C7">
        <w:fldChar w:fldCharType="begin"/>
      </w:r>
      <w:r w:rsidR="008F79C7">
        <w:instrText xml:space="preserve"> SEQ MTSec \h \* MERGEFORMAT </w:instrText>
      </w:r>
      <w:r w:rsidR="008F79C7">
        <w:fldChar w:fldCharType="separate"/>
      </w:r>
      <w:r w:rsidR="008F79C7">
        <w:fldChar w:fldCharType="end"/>
      </w:r>
      <w:r w:rsidR="00CB774D">
        <w:fldChar w:fldCharType="end"/>
      </w:r>
      <w:bookmarkEnd w:id="5"/>
    </w:p>
    <w:p w:rsidR="001403D7" w:rsidRDefault="001403D7" w:rsidP="001403D7">
      <w:r w:rsidRPr="00082570">
        <w:t xml:space="preserve">FAST is the structure analysis tool and </w:t>
      </w:r>
      <w:proofErr w:type="spellStart"/>
      <w:r w:rsidRPr="00082570">
        <w:t>HydroDyn</w:t>
      </w:r>
      <w:proofErr w:type="spellEnd"/>
      <w:r w:rsidRPr="00082570">
        <w:t xml:space="preserve"> is the hydrodynamic loading calculation module.</w:t>
      </w:r>
      <w:r>
        <w:t xml:space="preserve"> </w:t>
      </w:r>
      <w:r w:rsidRPr="00082570">
        <w:t xml:space="preserve">At initialization, </w:t>
      </w:r>
      <w:proofErr w:type="spellStart"/>
      <w:r w:rsidRPr="00082570">
        <w:t>HydroDyn</w:t>
      </w:r>
      <w:proofErr w:type="spellEnd"/>
      <w:r w:rsidRPr="00082570">
        <w:t xml:space="preserve"> will read the input file, reconstruct members and set up markers</w:t>
      </w:r>
      <w:r w:rsidR="00544B14">
        <w:t xml:space="preserve">, calculate buoyancy forces, marine growth, flooded forces and added mass. </w:t>
      </w:r>
      <w:r w:rsidRPr="00082570">
        <w:t xml:space="preserve"> At each time step, </w:t>
      </w:r>
      <w:proofErr w:type="spellStart"/>
      <w:r w:rsidRPr="00082570">
        <w:t>HydroDyn</w:t>
      </w:r>
      <w:proofErr w:type="spellEnd"/>
      <w:r w:rsidRPr="00082570">
        <w:t xml:space="preserve"> will calculate the</w:t>
      </w:r>
      <w:r w:rsidR="004436E0">
        <w:t xml:space="preserve"> fluid-inertia forces, viscous drag forces</w:t>
      </w:r>
      <w:r>
        <w:t>,</w:t>
      </w:r>
      <w:r w:rsidRPr="00082570">
        <w:t xml:space="preserve"> </w:t>
      </w:r>
      <w:r>
        <w:t>and dynamic pressure</w:t>
      </w:r>
      <w:r w:rsidR="00544B14">
        <w:t xml:space="preserve"> force</w:t>
      </w:r>
      <w:r w:rsidR="004436E0">
        <w:t>s</w:t>
      </w:r>
      <w:r>
        <w:t xml:space="preserve"> </w:t>
      </w:r>
      <w:r w:rsidRPr="00082570">
        <w:t>at each marker.</w:t>
      </w:r>
      <w:r>
        <w:t xml:space="preserve"> A</w:t>
      </w:r>
      <w:r w:rsidRPr="00082570">
        <w:t xml:space="preserve"> marker </w:t>
      </w:r>
      <w:r>
        <w:t>is defined here as</w:t>
      </w:r>
      <w:r w:rsidRPr="00082570">
        <w:t xml:space="preserve"> a node with a body fixed coordinate system attached to it.</w:t>
      </w:r>
      <w:r>
        <w:t xml:space="preserve"> </w:t>
      </w:r>
    </w:p>
    <w:p w:rsidR="001403D7" w:rsidRDefault="009C7671" w:rsidP="001403D7">
      <w:r>
        <w:t xml:space="preserve">Future work for </w:t>
      </w:r>
      <w:proofErr w:type="spellStart"/>
      <w:r>
        <w:t>HydroDyn</w:t>
      </w:r>
      <w:proofErr w:type="spellEnd"/>
      <w:r>
        <w:t xml:space="preserve"> </w:t>
      </w:r>
      <w:proofErr w:type="gramStart"/>
      <w:r>
        <w:t>module</w:t>
      </w:r>
      <w:r w:rsidR="001403D7">
        <w:t xml:space="preserve"> :</w:t>
      </w:r>
      <w:proofErr w:type="gramEnd"/>
    </w:p>
    <w:p w:rsidR="001403D7" w:rsidRDefault="001403D7" w:rsidP="001403D7">
      <w:pPr>
        <w:pStyle w:val="ListParagraph"/>
        <w:numPr>
          <w:ilvl w:val="0"/>
          <w:numId w:val="25"/>
        </w:numPr>
      </w:pPr>
      <w:r>
        <w:t>The deflection of the structure, except for the structural velocity and acceleration in Morison’s equation</w:t>
      </w:r>
    </w:p>
    <w:p w:rsidR="001403D7" w:rsidRDefault="001403D7" w:rsidP="001403D7">
      <w:pPr>
        <w:pStyle w:val="ListParagraph"/>
        <w:numPr>
          <w:ilvl w:val="0"/>
          <w:numId w:val="25"/>
        </w:numPr>
      </w:pPr>
      <w:r>
        <w:t>Tangential drag on the cylinder</w:t>
      </w:r>
    </w:p>
    <w:p w:rsidR="001403D7" w:rsidRDefault="001403D7" w:rsidP="001403D7">
      <w:pPr>
        <w:pStyle w:val="ListParagraph"/>
        <w:numPr>
          <w:ilvl w:val="0"/>
          <w:numId w:val="25"/>
        </w:numPr>
      </w:pPr>
      <w:r>
        <w:t>Added mass and fluid inertia force at the</w:t>
      </w:r>
      <w:r w:rsidR="009C7671">
        <w:t xml:space="preserve"> end</w:t>
      </w:r>
      <w:r>
        <w:t xml:space="preserve"> marker</w:t>
      </w:r>
    </w:p>
    <w:p w:rsidR="009C7671" w:rsidRDefault="009C7671" w:rsidP="001403D7">
      <w:pPr>
        <w:pStyle w:val="ListParagraph"/>
        <w:numPr>
          <w:ilvl w:val="0"/>
          <w:numId w:val="25"/>
        </w:numPr>
      </w:pPr>
      <w:r>
        <w:t>An option at the joint that the super member is created by extending the member surface at the joint to form a closed surface</w:t>
      </w:r>
    </w:p>
    <w:p w:rsidR="009C7671" w:rsidRDefault="009C7671" w:rsidP="001403D7">
      <w:pPr>
        <w:pStyle w:val="ListParagraph"/>
        <w:numPr>
          <w:ilvl w:val="0"/>
          <w:numId w:val="25"/>
        </w:numPr>
      </w:pPr>
      <w:r>
        <w:t xml:space="preserve">An option at the joint that the user can input the joint volume and the boundary points of the super member. </w:t>
      </w:r>
    </w:p>
    <w:p w:rsidR="00A7077F" w:rsidRDefault="00A7077F" w:rsidP="001403D7">
      <w:pPr>
        <w:pStyle w:val="ListParagraph"/>
        <w:numPr>
          <w:ilvl w:val="0"/>
          <w:numId w:val="25"/>
        </w:numPr>
      </w:pPr>
      <w:r>
        <w:t xml:space="preserve">The exact projected </w:t>
      </w:r>
      <w:r w:rsidRPr="00A7077F">
        <w:t>area</w:t>
      </w:r>
      <w:r>
        <w:t xml:space="preserve"> ( </w:t>
      </w:r>
      <m:oMath>
        <m:r>
          <w:rPr>
            <w:rFonts w:ascii="Cambria Math" w:hAnsi="Cambria Math"/>
          </w:rPr>
          <m:t>A</m:t>
        </m:r>
      </m:oMath>
      <w:r>
        <w:t xml:space="preserve"> in </w:t>
      </w:r>
      <w:r w:rsidR="00CB774D">
        <w:fldChar w:fldCharType="begin"/>
      </w:r>
      <w:r>
        <w:instrText xml:space="preserve"> GOTOBUTTON ZEqnNum916500  \* MERGEFORMAT </w:instrText>
      </w:r>
      <w:r w:rsidR="00CB774D">
        <w:fldChar w:fldCharType="begin"/>
      </w:r>
      <w:r>
        <w:instrText xml:space="preserve"> REF ZEqnNum916500 \* Charformat \! \* MERGEFORMAT </w:instrText>
      </w:r>
      <w:r w:rsidR="00CB774D">
        <w:fldChar w:fldCharType="separate"/>
      </w:r>
      <w:r w:rsidR="009F494D">
        <w:instrText>(5.10)</w:instrText>
      </w:r>
      <w:r w:rsidR="00CB774D">
        <w:fldChar w:fldCharType="end"/>
      </w:r>
      <w:r w:rsidR="00CB774D">
        <w:fldChar w:fldCharType="end"/>
      </w:r>
      <w:r>
        <w:t xml:space="preserve"> )</w:t>
      </w:r>
      <w:r w:rsidRPr="00A7077F">
        <w:t xml:space="preserve"> of the </w:t>
      </w:r>
      <w:r>
        <w:t>super member</w:t>
      </w:r>
      <w:r w:rsidRPr="00A7077F">
        <w:t xml:space="preserve"> </w:t>
      </w:r>
      <w:r>
        <w:t xml:space="preserve">that is </w:t>
      </w:r>
      <w:r w:rsidRPr="00A7077F">
        <w:t xml:space="preserve">perpendicular to the </w:t>
      </w:r>
      <w:r>
        <w:t>wave</w:t>
      </w:r>
      <w:r w:rsidRPr="00A7077F">
        <w:t xml:space="preserve"> direction</w:t>
      </w:r>
    </w:p>
    <w:p w:rsidR="001403D7" w:rsidRDefault="006F739C" w:rsidP="001403D7">
      <w:r>
        <w:t>We only consider a structure consist of cylinder members</w:t>
      </w:r>
      <w:r w:rsidR="006E7D75">
        <w:t>.</w:t>
      </w:r>
      <w:r w:rsidR="001403D7">
        <w:t xml:space="preserve">  </w:t>
      </w:r>
    </w:p>
    <w:p w:rsidR="006872F1" w:rsidRPr="00682EE6" w:rsidRDefault="008F79C7" w:rsidP="001403D7">
      <w:r>
        <w:rPr>
          <w:noProof/>
        </w:rPr>
        <w:pict>
          <v:group id="_x0000_s1145" editas="canvas" style="position:absolute;margin-left:138.8pt;margin-top:2.65pt;width:181.45pt;height:187.2pt;z-index:4;mso-position-horizontal-relative:char;mso-position-vertical-relative:line" coordorigin=",-215" coordsize="4826,4979">
            <o:lock v:ext="edit" aspectratio="t"/>
            <v:shape id="_x0000_s1144" type="#_x0000_t75" style="position:absolute;top:-215;width:4826;height:4979" o:preferrelative="f">
              <v:fill o:detectmouseclick="t"/>
              <v:path o:extrusionok="t" o:connecttype="none"/>
              <o:lock v:ext="edit" text="t"/>
            </v:shape>
            <v:rect id="_x0000_s1146" style="position:absolute;left:3255;top:94;width:813;height:546;mso-wrap-style:none" filled="f" stroked="f">
              <v:textbox style="mso-next-textbox:#_x0000_s1146;mso-fit-shape-to-text:t" inset="0,0,0,0">
                <w:txbxContent>
                  <w:p w:rsidR="00735AFE" w:rsidRPr="00681422" w:rsidRDefault="00735AFE">
                    <w:pPr>
                      <w:rPr>
                        <w:sz w:val="17"/>
                      </w:rPr>
                    </w:pPr>
                    <w:proofErr w:type="spellStart"/>
                    <w:r w:rsidRPr="00626F61">
                      <w:rPr>
                        <w:rFonts w:ascii="Calibri" w:hAnsi="Calibri" w:cs="Calibri"/>
                        <w:color w:val="000000"/>
                        <w:sz w:val="15"/>
                        <w:szCs w:val="20"/>
                      </w:rPr>
                      <w:t>HydroDyn</w:t>
                    </w:r>
                    <w:proofErr w:type="spellEnd"/>
                  </w:p>
                </w:txbxContent>
              </v:textbox>
            </v:rect>
            <v:rect id="_x0000_s1147" style="position:absolute;left:759;top:94;width:397;height:546;mso-wrap-style:none" filled="f" stroked="f">
              <v:textbox style="mso-next-textbox:#_x0000_s1147;mso-fit-shape-to-text:t" inset="0,0,0,0">
                <w:txbxContent>
                  <w:p w:rsidR="00735AFE" w:rsidRPr="00681422" w:rsidRDefault="00735AFE">
                    <w:pPr>
                      <w:rPr>
                        <w:sz w:val="17"/>
                      </w:rPr>
                    </w:pPr>
                    <w:r w:rsidRPr="00626F61">
                      <w:rPr>
                        <w:rFonts w:ascii="Calibri" w:hAnsi="Calibri" w:cs="Calibri"/>
                        <w:color w:val="000000"/>
                        <w:sz w:val="15"/>
                        <w:szCs w:val="20"/>
                      </w:rPr>
                      <w:t>FAST</w:t>
                    </w:r>
                  </w:p>
                </w:txbxContent>
              </v:textbox>
            </v:rect>
            <v:rect id="_x0000_s1148" style="position:absolute;left:551;top:1199;width:799;height:489;mso-wrap-style:none" filled="f" stroked="f">
              <v:textbox style="mso-next-textbox:#_x0000_s1148;mso-fit-shape-to-text:t" inset="0,0,0,0">
                <w:txbxContent>
                  <w:p w:rsidR="00735AFE" w:rsidRPr="00681422" w:rsidRDefault="00735AFE">
                    <w:pPr>
                      <w:rPr>
                        <w:sz w:val="17"/>
                      </w:rPr>
                    </w:pPr>
                    <w:r w:rsidRPr="00626F61">
                      <w:rPr>
                        <w:rFonts w:ascii="Calibri" w:hAnsi="Calibri" w:cs="Calibri"/>
                        <w:color w:val="000000"/>
                        <w:sz w:val="12"/>
                        <w:szCs w:val="16"/>
                      </w:rPr>
                      <w:t>Initialization</w:t>
                    </w:r>
                  </w:p>
                </w:txbxContent>
              </v:textbox>
            </v:rect>
            <v:rect id="_x0000_s1149" style="position:absolute;left:499;top:3342;width:927;height:490;mso-wrap-style:none" filled="f" stroked="f">
              <v:textbox style="mso-next-textbox:#_x0000_s1149;mso-fit-shape-to-text:t" inset="0,0,0,0">
                <w:txbxContent>
                  <w:p w:rsidR="00735AFE" w:rsidRPr="00681422" w:rsidRDefault="00735AFE">
                    <w:pPr>
                      <w:rPr>
                        <w:sz w:val="17"/>
                      </w:rPr>
                    </w:pPr>
                    <w:r w:rsidRPr="00626F61">
                      <w:rPr>
                        <w:rFonts w:ascii="Calibri" w:hAnsi="Calibri" w:cs="Calibri"/>
                        <w:color w:val="000000"/>
                        <w:sz w:val="12"/>
                        <w:szCs w:val="16"/>
                      </w:rPr>
                      <w:t>Time Stepping</w:t>
                    </w:r>
                  </w:p>
                </w:txbxContent>
              </v:textbox>
            </v:rect>
            <v:rect id="_x0000_s1150" style="position:absolute;left:563;top:4197;width:796;height:490;mso-wrap-style:none" filled="f" stroked="f">
              <v:textbox style="mso-next-textbox:#_x0000_s1150;mso-fit-shape-to-text:t" inset="0,0,0,0">
                <w:txbxContent>
                  <w:p w:rsidR="00735AFE" w:rsidRPr="00681422" w:rsidRDefault="00735AFE">
                    <w:pPr>
                      <w:rPr>
                        <w:sz w:val="17"/>
                      </w:rPr>
                    </w:pPr>
                    <w:r w:rsidRPr="00626F61">
                      <w:rPr>
                        <w:rFonts w:ascii="Calibri" w:hAnsi="Calibri" w:cs="Calibri"/>
                        <w:color w:val="000000"/>
                        <w:sz w:val="12"/>
                        <w:szCs w:val="16"/>
                      </w:rPr>
                      <w:t>Termination</w:t>
                    </w:r>
                  </w:p>
                </w:txbxContent>
              </v:textbox>
            </v:rect>
            <v:rect id="_x0000_s1151" style="position:absolute;left:3266;top:4197;width:797;height:490;mso-wrap-style:none" filled="f" stroked="f">
              <v:textbox style="mso-next-textbox:#_x0000_s1151;mso-fit-shape-to-text:t" inset="0,0,0,0">
                <w:txbxContent>
                  <w:p w:rsidR="00735AFE" w:rsidRPr="00681422" w:rsidRDefault="00735AFE">
                    <w:pPr>
                      <w:rPr>
                        <w:sz w:val="17"/>
                      </w:rPr>
                    </w:pPr>
                    <w:r w:rsidRPr="00626F61">
                      <w:rPr>
                        <w:rFonts w:ascii="Calibri" w:hAnsi="Calibri" w:cs="Calibri"/>
                        <w:color w:val="000000"/>
                        <w:sz w:val="12"/>
                        <w:szCs w:val="16"/>
                      </w:rPr>
                      <w:t>Termination</w:t>
                    </w:r>
                  </w:p>
                </w:txbxContent>
              </v:textbox>
            </v:rect>
            <v:rect id="_x0000_s1152" style="position:absolute;left:3318;top:875;width:709;height:490;mso-wrap-style:none" filled="f" stroked="f">
              <v:textbox style="mso-next-textbox:#_x0000_s1152;mso-fit-shape-to-text:t" inset="0,0,0,0">
                <w:txbxContent>
                  <w:p w:rsidR="00735AFE" w:rsidRPr="00681422" w:rsidRDefault="00735AFE">
                    <w:pPr>
                      <w:rPr>
                        <w:sz w:val="17"/>
                      </w:rPr>
                    </w:pPr>
                    <w:r w:rsidRPr="00626F61">
                      <w:rPr>
                        <w:rFonts w:ascii="Calibri" w:hAnsi="Calibri" w:cs="Calibri"/>
                        <w:color w:val="000000"/>
                        <w:sz w:val="12"/>
                        <w:szCs w:val="16"/>
                      </w:rPr>
                      <w:t>Read Input</w:t>
                    </w:r>
                  </w:p>
                </w:txbxContent>
              </v:textbox>
            </v:rect>
            <v:rect id="_x0000_s1153" style="position:absolute;left:2767;top:1094;width:133;height:583;mso-wrap-style:none" filled="f" stroked="f">
              <v:textbox style="mso-next-textbox:#_x0000_s1153;mso-fit-shape-to-text:t" inset="0,0,0,0">
                <w:txbxContent>
                  <w:p w:rsidR="00735AFE" w:rsidRPr="00681422" w:rsidRDefault="00735AFE">
                    <w:pPr>
                      <w:rPr>
                        <w:sz w:val="17"/>
                      </w:rPr>
                    </w:pPr>
                  </w:p>
                </w:txbxContent>
              </v:textbox>
            </v:rect>
            <v:rect id="_x0000_s1154" style="position:absolute;left:3692;top:1094;width:133;height:583;mso-wrap-style:none" filled="f" stroked="f">
              <v:textbox style="mso-next-textbox:#_x0000_s1154;mso-fit-shape-to-text:t" inset="0,0,0,0">
                <w:txbxContent>
                  <w:p w:rsidR="00735AFE" w:rsidRPr="00681422" w:rsidRDefault="00735AFE">
                    <w:pPr>
                      <w:rPr>
                        <w:sz w:val="17"/>
                      </w:rPr>
                    </w:pPr>
                  </w:p>
                </w:txbxContent>
              </v:textbox>
            </v:rect>
            <v:rect id="_x0000_s1155" style="position:absolute;left:3287;top:1520;width:778;height:490;mso-wrap-style:none" filled="f" stroked="f">
              <v:textbox style="mso-next-textbox:#_x0000_s1155;mso-fit-shape-to-text:t" inset="0,0,0,0">
                <w:txbxContent>
                  <w:p w:rsidR="00735AFE" w:rsidRPr="00681422" w:rsidRDefault="00735AFE">
                    <w:pPr>
                      <w:rPr>
                        <w:sz w:val="17"/>
                      </w:rPr>
                    </w:pPr>
                    <w:r w:rsidRPr="00626F61">
                      <w:rPr>
                        <w:rFonts w:ascii="Calibri" w:hAnsi="Calibri" w:cs="Calibri"/>
                        <w:color w:val="000000"/>
                        <w:sz w:val="12"/>
                        <w:szCs w:val="16"/>
                      </w:rPr>
                      <w:t xml:space="preserve">Reconstruct </w:t>
                    </w:r>
                  </w:p>
                </w:txbxContent>
              </v:textbox>
            </v:rect>
            <v:rect id="_x0000_s1156" style="position:absolute;left:3361;top:1729;width:615;height:490;mso-wrap-style:none" filled="f" stroked="f">
              <v:textbox style="mso-next-textbox:#_x0000_s1156;mso-fit-shape-to-text:t" inset="0,0,0,0">
                <w:txbxContent>
                  <w:p w:rsidR="00735AFE" w:rsidRPr="00681422" w:rsidRDefault="00735AFE">
                    <w:pPr>
                      <w:rPr>
                        <w:sz w:val="17"/>
                      </w:rPr>
                    </w:pPr>
                    <w:proofErr w:type="gramStart"/>
                    <w:r w:rsidRPr="00626F61">
                      <w:rPr>
                        <w:rFonts w:ascii="Calibri" w:hAnsi="Calibri" w:cs="Calibri"/>
                        <w:color w:val="000000"/>
                        <w:sz w:val="12"/>
                        <w:szCs w:val="16"/>
                      </w:rPr>
                      <w:t>members</w:t>
                    </w:r>
                    <w:proofErr w:type="gramEnd"/>
                  </w:p>
                </w:txbxContent>
              </v:textbox>
            </v:rect>
            <v:rect id="_x0000_s1157" style="position:absolute;left:3048;top:2376;width:976;height:489;mso-wrap-style:none" filled="f" stroked="f">
              <v:textbox style="mso-next-textbox:#_x0000_s1157;mso-fit-shape-to-text:t" inset="0,0,0,0">
                <w:txbxContent>
                  <w:p w:rsidR="00735AFE" w:rsidRPr="00681422" w:rsidRDefault="00735AFE">
                    <w:pPr>
                      <w:rPr>
                        <w:sz w:val="17"/>
                      </w:rPr>
                    </w:pPr>
                    <w:r w:rsidRPr="00626F61">
                      <w:rPr>
                        <w:rFonts w:ascii="Calibri" w:hAnsi="Calibri" w:cs="Calibri"/>
                        <w:color w:val="000000"/>
                        <w:sz w:val="12"/>
                        <w:szCs w:val="16"/>
                      </w:rPr>
                      <w:t xml:space="preserve">Set up markers  </w:t>
                    </w:r>
                  </w:p>
                </w:txbxContent>
              </v:textbox>
            </v:rect>
            <v:rect id="_x0000_s1158" style="position:absolute;left:3380;top:2583;width:133;height:584;mso-wrap-style:none" filled="f" stroked="f">
              <v:textbox style="mso-next-textbox:#_x0000_s1158;mso-fit-shape-to-text:t" inset="0,0,0,0">
                <w:txbxContent>
                  <w:p w:rsidR="00735AFE" w:rsidRPr="00681422" w:rsidRDefault="00735AFE">
                    <w:pPr>
                      <w:rPr>
                        <w:sz w:val="17"/>
                      </w:rPr>
                    </w:pPr>
                  </w:p>
                </w:txbxContent>
              </v:textbox>
            </v:rect>
            <v:rect id="_x0000_s1159" style="position:absolute;left:3152;top:3344;width:1052;height:489;mso-wrap-style:none" filled="f" stroked="f">
              <v:textbox style="mso-next-textbox:#_x0000_s1159;mso-fit-shape-to-text:t" inset="0,0,0,0">
                <w:txbxContent>
                  <w:p w:rsidR="00735AFE" w:rsidRPr="00681422" w:rsidRDefault="00735AFE">
                    <w:pPr>
                      <w:rPr>
                        <w:sz w:val="17"/>
                      </w:rPr>
                    </w:pPr>
                    <w:r w:rsidRPr="00626F61">
                      <w:rPr>
                        <w:rFonts w:ascii="Calibri" w:hAnsi="Calibri" w:cs="Calibri"/>
                        <w:color w:val="000000"/>
                        <w:sz w:val="12"/>
                        <w:szCs w:val="16"/>
                      </w:rPr>
                      <w:t>Load calculation</w:t>
                    </w:r>
                  </w:p>
                </w:txbxContent>
              </v:textbox>
            </v:rect>
            <v:rect id="_x0000_s1160" style="position:absolute;left:10;width:1862;height:10" fillcolor="black" stroked="f"/>
            <v:rect id="_x0000_s1161" style="position:absolute;left:302;top:1062;width:1331;height:21" fillcolor="black" stroked="f"/>
            <v:rect id="_x0000_s1162" style="position:absolute;left:302;top:1489;width:1331;height:21" fillcolor="black" stroked="f"/>
            <v:rect id="_x0000_s1163" style="position:absolute;left:2985;top:844;width:21;height:239" fillcolor="black" stroked="f"/>
            <v:rect id="_x0000_s1164" style="position:absolute;left:4316;top:865;width:21;height:218" fillcolor="black" stroked="f"/>
            <v:rect id="_x0000_s1165" style="position:absolute;left:2985;top:1489;width:21;height:448" fillcolor="black" stroked="f"/>
            <v:rect id="_x0000_s1166" style="position:absolute;left:4316;top:1510;width:21;height:427" fillcolor="black" stroked="f"/>
            <v:rect id="_x0000_s1167" style="position:absolute;left:281;top:1062;width:21;height:448" fillcolor="black" stroked="f"/>
            <v:rect id="_x0000_s1168" style="position:absolute;left:1612;top:1083;width:21;height:427" fillcolor="black" stroked="f"/>
            <v:rect id="_x0000_s1169" style="position:absolute;left:302;top:3208;width:1331;height:21" fillcolor="black" stroked="f"/>
            <v:rect id="_x0000_s1170" style="position:absolute;left:2985;top:2344;width:21;height:447" fillcolor="black" stroked="f"/>
            <v:rect id="_x0000_s1171" style="position:absolute;left:4316;top:2364;width:21;height:427" fillcolor="black" stroked="f"/>
            <v:rect id="_x0000_s1172" style="position:absolute;left:302;top:3635;width:1331;height:21" fillcolor="black" stroked="f"/>
            <v:rect id="_x0000_s1173" style="position:absolute;left:281;top:3208;width:21;height:448" fillcolor="black" stroked="f"/>
            <v:rect id="_x0000_s1174" style="position:absolute;left:1612;top:3229;width:21;height:427" fillcolor="black" stroked="f"/>
            <v:rect id="_x0000_s1175" style="position:absolute;left:302;top:4062;width:1331;height:21" fillcolor="black" stroked="f"/>
            <v:rect id="_x0000_s1176" style="position:absolute;left:2985;top:3208;width:21;height:448" fillcolor="black" stroked="f"/>
            <v:rect id="_x0000_s1177" style="position:absolute;left:4316;top:3229;width:21;height:427" fillcolor="black" stroked="f"/>
            <v:rect id="_x0000_s1178" style="position:absolute;left:302;top:4500;width:1331;height:21" fillcolor="black" stroked="f"/>
            <v:rect id="_x0000_s1179" style="position:absolute;left:10;top:4718;width:1862;height:11" fillcolor="black" stroked="f"/>
            <v:rect id="_x0000_s1180" style="position:absolute;width:10;height:4729" fillcolor="black" stroked="f"/>
            <v:rect id="_x0000_s1181" style="position:absolute;left:1862;top:10;width:10;height:4719" fillcolor="black" stroked="f"/>
            <v:rect id="_x0000_s1182" style="position:absolute;left:2455;width:10;height:4729" fillcolor="black" stroked="f"/>
            <v:rect id="_x0000_s1183" style="position:absolute;left:4816;top:10;width:10;height:4719" fillcolor="black" stroked="f"/>
            <v:rect id="_x0000_s1184" style="position:absolute;left:2725;top:625;width:21;height:94" fillcolor="#1f497d" stroked="f"/>
            <v:rect id="_x0000_s1185" style="position:absolute;left:2725;top:750;width:21;height:94" fillcolor="#1f497d" stroked="f"/>
            <v:rect id="_x0000_s1186" style="position:absolute;left:2725;top:875;width:21;height:94" fillcolor="#1f497d" stroked="f"/>
            <v:rect id="_x0000_s1187" style="position:absolute;left:2725;top:1000;width:21;height:94" fillcolor="#1f497d" stroked="f"/>
            <v:rect id="_x0000_s1188" style="position:absolute;left:2725;top:1125;width:21;height:94" fillcolor="#1f497d" stroked="f"/>
            <v:rect id="_x0000_s1189" style="position:absolute;left:2725;top:1250;width:21;height:94" fillcolor="#1f497d" stroked="f"/>
            <v:rect id="_x0000_s1190" style="position:absolute;left:2725;top:1375;width:21;height:94" fillcolor="#1f497d" stroked="f"/>
            <v:rect id="_x0000_s1191" style="position:absolute;left:2725;top:1500;width:21;height:94" fillcolor="#1f497d" stroked="f"/>
            <v:rect id="_x0000_s1192" style="position:absolute;left:2725;top:1625;width:21;height:94" fillcolor="#1f497d" stroked="f"/>
            <v:rect id="_x0000_s1193" style="position:absolute;left:2725;top:1750;width:21;height:94" fillcolor="#1f497d" stroked="f"/>
            <v:rect id="_x0000_s1194" style="position:absolute;left:2725;top:1875;width:21;height:94" fillcolor="#1f497d" stroked="f"/>
            <v:rect id="_x0000_s1195" style="position:absolute;left:2725;top:2000;width:21;height:94" fillcolor="#1f497d" stroked="f"/>
            <v:rect id="_x0000_s1196" style="position:absolute;left:2725;top:2125;width:21;height:94" fillcolor="#1f497d" stroked="f"/>
            <v:rect id="_x0000_s1197" style="position:absolute;left:2725;top:2250;width:21;height:94" fillcolor="#1f497d" stroked="f"/>
            <v:rect id="_x0000_s1198" style="position:absolute;left:2725;top:2375;width:21;height:94" fillcolor="#1f497d" stroked="f"/>
            <v:rect id="_x0000_s1199" style="position:absolute;left:2725;top:2500;width:21;height:94" fillcolor="#1f497d" stroked="f"/>
            <v:rect id="_x0000_s1200" style="position:absolute;left:2725;top:2625;width:21;height:94" fillcolor="#1f497d" stroked="f"/>
            <v:rect id="_x0000_s1201" style="position:absolute;left:2725;top:2750;width:21;height:94" fillcolor="#1f497d" stroked="f"/>
            <v:rect id="_x0000_s1202" style="position:absolute;left:2725;top:2875;width:21;height:94" fillcolor="#1f497d" stroked="f"/>
            <v:rect id="_x0000_s1203" style="position:absolute;left:2725;top:3000;width:21;height:10" fillcolor="#1f497d" stroked="f"/>
            <v:rect id="_x0000_s1204" style="position:absolute;left:4556;top:646;width:21;height:73" fillcolor="#1f497d" stroked="f"/>
            <v:rect id="_x0000_s1205" style="position:absolute;left:4556;top:750;width:21;height:94" fillcolor="#1f497d" stroked="f"/>
            <v:rect id="_x0000_s1206" style="position:absolute;left:4556;top:875;width:21;height:94" fillcolor="#1f497d" stroked="f"/>
            <v:rect id="_x0000_s1207" style="position:absolute;left:4556;top:1000;width:21;height:94" fillcolor="#1f497d" stroked="f"/>
            <v:rect id="_x0000_s1208" style="position:absolute;left:4556;top:1125;width:21;height:94" fillcolor="#1f497d" stroked="f"/>
            <v:rect id="_x0000_s1209" style="position:absolute;left:4556;top:1250;width:21;height:94" fillcolor="#1f497d" stroked="f"/>
            <v:rect id="_x0000_s1210" style="position:absolute;left:4556;top:1375;width:21;height:94" fillcolor="#1f497d" stroked="f"/>
            <v:rect id="_x0000_s1211" style="position:absolute;left:4556;top:1500;width:21;height:94" fillcolor="#1f497d" stroked="f"/>
            <v:rect id="_x0000_s1212" style="position:absolute;left:4556;top:1625;width:21;height:94" fillcolor="#1f497d" stroked="f"/>
            <v:rect id="_x0000_s1213" style="position:absolute;left:4556;top:1750;width:21;height:94" fillcolor="#1f497d" stroked="f"/>
            <v:rect id="_x0000_s1214" style="position:absolute;left:4556;top:1875;width:21;height:94" fillcolor="#1f497d" stroked="f"/>
            <v:rect id="_x0000_s1215" style="position:absolute;left:4556;top:2000;width:21;height:94" fillcolor="#1f497d" stroked="f"/>
            <v:rect id="_x0000_s1216" style="position:absolute;left:4556;top:2125;width:21;height:94" fillcolor="#1f497d" stroked="f"/>
            <v:rect id="_x0000_s1217" style="position:absolute;left:4556;top:2250;width:21;height:94" fillcolor="#1f497d" stroked="f"/>
            <v:rect id="_x0000_s1218" style="position:absolute;left:4556;top:2375;width:21;height:94" fillcolor="#1f497d" stroked="f"/>
            <v:rect id="_x0000_s1219" style="position:absolute;left:4556;top:2500;width:21;height:94" fillcolor="#1f497d" stroked="f"/>
            <v:rect id="_x0000_s1220" style="position:absolute;left:4556;top:2625;width:21;height:94" fillcolor="#1f497d" stroked="f"/>
            <v:rect id="_x0000_s1221" style="position:absolute;left:4556;top:2750;width:21;height:94" fillcolor="#1f497d" stroked="f"/>
            <v:rect id="_x0000_s1222" style="position:absolute;left:4556;top:2875;width:21;height:94" fillcolor="#1f497d" stroked="f"/>
            <v:rect id="_x0000_s1223" style="position:absolute;left:4556;top:3000;width:21;height:10" fillcolor="#1f497d" stroked="f"/>
            <v:rect id="_x0000_s1224" style="position:absolute;left:2985;top:4062;width:21;height:459" fillcolor="black" stroked="f"/>
            <v:rect id="_x0000_s1225" style="position:absolute;left:4316;top:4083;width:21;height:438" fillcolor="black" stroked="f"/>
            <v:rect id="_x0000_s1226" style="position:absolute;left:281;top:4062;width:21;height:459" fillcolor="black" stroked="f"/>
            <v:rect id="_x0000_s1227" style="position:absolute;left:1612;top:4083;width:21;height:438" fillcolor="black" stroked="f"/>
            <v:rect id="_x0000_s1228" style="position:absolute;left:2465;width:2361;height:10" fillcolor="black" stroked="f"/>
            <v:rect id="_x0000_s1229" style="position:absolute;left:2746;top:625;width:94;height:21" fillcolor="#1f497d" stroked="f"/>
            <v:rect id="_x0000_s1230" style="position:absolute;left:2871;top:625;width:93;height:21" fillcolor="#1f497d" stroked="f"/>
            <v:rect id="_x0000_s1231" style="position:absolute;left:2996;top:625;width:93;height:21" fillcolor="#1f497d" stroked="f"/>
            <v:rect id="_x0000_s1232" style="position:absolute;left:3120;top:625;width:94;height:21" fillcolor="#1f497d" stroked="f"/>
            <v:rect id="_x0000_s1233" style="position:absolute;left:3245;top:625;width:94;height:21" fillcolor="#1f497d" stroked="f"/>
            <v:rect id="_x0000_s1234" style="position:absolute;left:3370;top:625;width:94;height:21" fillcolor="#1f497d" stroked="f"/>
            <v:rect id="_x0000_s1235" style="position:absolute;left:3495;top:625;width:93;height:21" fillcolor="#1f497d" stroked="f"/>
            <v:rect id="_x0000_s1236" style="position:absolute;left:3620;top:625;width:93;height:21" fillcolor="#1f497d" stroked="f"/>
            <v:rect id="_x0000_s1237" style="position:absolute;left:3744;top:625;width:94;height:21" fillcolor="#1f497d" stroked="f"/>
            <v:rect id="_x0000_s1238" style="position:absolute;left:3869;top:625;width:94;height:21" fillcolor="#1f497d" stroked="f"/>
            <v:rect id="_x0000_s1239" style="position:absolute;left:3994;top:625;width:94;height:21" fillcolor="#1f497d" stroked="f"/>
            <v:rect id="_x0000_s1240" style="position:absolute;left:4119;top:625;width:93;height:21" fillcolor="#1f497d" stroked="f"/>
            <v:rect id="_x0000_s1241" style="position:absolute;left:4244;top:625;width:93;height:21" fillcolor="#1f497d" stroked="f"/>
            <v:rect id="_x0000_s1242" style="position:absolute;left:4368;top:625;width:94;height:21" fillcolor="#1f497d" stroked="f"/>
            <v:rect id="_x0000_s1243" style="position:absolute;left:4493;top:625;width:84;height:21" fillcolor="#1f497d" stroked="f"/>
            <v:rect id="_x0000_s1244" style="position:absolute;left:3006;top:844;width:1331;height:21" fillcolor="black" stroked="f"/>
            <v:rect id="_x0000_s1245" style="position:absolute;left:3006;top:1062;width:1331;height:21" fillcolor="black" stroked="f"/>
            <v:rect id="_x0000_s1246" style="position:absolute;left:3006;top:1489;width:1331;height:21" fillcolor="black" stroked="f"/>
            <v:rect id="_x0000_s1247" style="position:absolute;left:3006;top:1917;width:1331;height:20" fillcolor="black" stroked="f"/>
            <v:rect id="_x0000_s1248" style="position:absolute;left:3006;top:2344;width:1331;height:20" fillcolor="black" stroked="f"/>
            <v:rect id="_x0000_s1249" style="position:absolute;left:3006;top:2771;width:1331;height:20" fillcolor="black" stroked="f"/>
            <v:rect id="_x0000_s1250" style="position:absolute;left:2746;top:2989;width:94;height:21" fillcolor="#1f497d" stroked="f"/>
            <v:rect id="_x0000_s1251" style="position:absolute;left:2871;top:2989;width:93;height:21" fillcolor="#1f497d" stroked="f"/>
            <v:rect id="_x0000_s1252" style="position:absolute;left:2996;top:2989;width:93;height:21" fillcolor="#1f497d" stroked="f"/>
            <v:rect id="_x0000_s1253" style="position:absolute;left:3120;top:2989;width:94;height:21" fillcolor="#1f497d" stroked="f"/>
            <v:rect id="_x0000_s1254" style="position:absolute;left:3245;top:2989;width:94;height:21" fillcolor="#1f497d" stroked="f"/>
            <v:rect id="_x0000_s1255" style="position:absolute;left:3370;top:2989;width:94;height:21" fillcolor="#1f497d" stroked="f"/>
            <v:rect id="_x0000_s1256" style="position:absolute;left:3495;top:2989;width:93;height:21" fillcolor="#1f497d" stroked="f"/>
            <v:rect id="_x0000_s1257" style="position:absolute;left:3620;top:2989;width:93;height:21" fillcolor="#1f497d" stroked="f"/>
            <v:rect id="_x0000_s1258" style="position:absolute;left:3744;top:2989;width:94;height:21" fillcolor="#1f497d" stroked="f"/>
            <v:rect id="_x0000_s1259" style="position:absolute;left:3869;top:2989;width:94;height:21" fillcolor="#1f497d" stroked="f"/>
            <v:rect id="_x0000_s1260" style="position:absolute;left:3994;top:2989;width:94;height:21" fillcolor="#1f497d" stroked="f"/>
            <v:rect id="_x0000_s1261" style="position:absolute;left:4119;top:2989;width:93;height:21" fillcolor="#1f497d" stroked="f"/>
            <v:rect id="_x0000_s1262" style="position:absolute;left:4244;top:2989;width:93;height:21" fillcolor="#1f497d" stroked="f"/>
            <v:rect id="_x0000_s1263" style="position:absolute;left:4368;top:2989;width:94;height:21" fillcolor="#1f497d" stroked="f"/>
            <v:rect id="_x0000_s1264" style="position:absolute;left:4493;top:2989;width:84;height:21" fillcolor="#1f497d" stroked="f"/>
            <v:rect id="_x0000_s1265" style="position:absolute;left:3006;top:3208;width:1331;height:21" fillcolor="black" stroked="f"/>
            <v:rect id="_x0000_s1266" style="position:absolute;left:3006;top:3635;width:1331;height:21" fillcolor="black" stroked="f"/>
            <v:rect id="_x0000_s1267" style="position:absolute;left:3006;top:4062;width:1331;height:21" fillcolor="black" stroked="f"/>
            <v:rect id="_x0000_s1268" style="position:absolute;left:3006;top:4500;width:1331;height:21" fillcolor="black" stroked="f"/>
            <v:rect id="_x0000_s1269" style="position:absolute;left:2465;top:4718;width:2361;height:11" fillcolor="black" stroked="f"/>
            <v:shape id="_x0000_s1270" style="position:absolute;left:3609;top:1083;width:109;height:406" coordsize="168,624" path="m104,1l89,609,73,608,88,r16,1xm166,487l80,624,2,482hdc,479,2,474,6,472v3,-3,8,-1,10,3hal88,605,74,604,152,478hdc154,474,159,473,163,476v4,2,5,7,3,11haxe" fillcolor="#4a7ebb" strokecolor="#4a7ebb" strokeweight=".05pt">
              <v:path arrowok="t"/>
              <o:lock v:ext="edit" verticies="t"/>
            </v:shape>
            <v:shape id="_x0000_s1271" style="position:absolute;left:3607;top:1927;width:109;height:416" coordsize="168,639" path="m93,l92,623r-17,l77,,93,xm165,499l83,639,2,499hdc,495,1,490,5,488v4,-2,9,-1,11,3hal90,619r-13,l152,491hdc154,487,159,486,163,488v3,3,5,8,2,11haxe" fillcolor="#4a7ebb" strokecolor="#4a7ebb" strokeweight=".05pt">
              <v:path arrowok="t"/>
              <o:lock v:ext="edit" verticies="t"/>
            </v:shape>
            <v:shape id="_x0000_s1272" style="position:absolute;left:903;top:1500;width:109;height:1730" coordsize="167,2658" path="m91,r,2642l75,2642,75,,91,xm165,2518l83,2658,2,2518hdc,2514,1,2509,5,2507v4,-2,8,-1,11,3hal90,2638r-13,l151,2510hdc154,2506,158,2505,162,2507v4,2,5,7,3,11haxe" fillcolor="#4a7ebb" strokecolor="#4a7ebb" strokeweight=".05pt">
              <v:path arrowok="t"/>
              <o:lock v:ext="edit" verticies="t"/>
            </v:shape>
            <v:shape id="_x0000_s1273" style="position:absolute;left:903;top:3646;width:109;height:427" coordsize="168,657" path="m94,l92,641r-16,l78,,94,xm166,517l83,657,2,516hdc,512,1,507,5,505v4,-2,9,-1,11,3hal90,637r-13,l152,509hdc154,505,159,504,163,506v4,2,5,7,3,11haxe" fillcolor="#4a7ebb" strokecolor="#4a7ebb" strokeweight=".05pt">
              <v:path arrowok="t"/>
              <o:lock v:ext="edit" verticies="t"/>
            </v:shape>
            <v:shape id="_x0000_s1274" style="position:absolute;left:1607;top:1161;width:1151;height:231" coordsize="1151,231" path="m31,154l16,138r1050,l1066,193r-27,-11l1117,104r,22l1039,48r27,-11l1066,92,16,92,31,76r,78xm,60r1050,l1035,76r,-76l1151,115,1035,231r,-77l1050,170,,170,,60xe" fillcolor="#385d8a" strokecolor="#385d8a" strokeweight=".05pt">
              <v:path arrowok="t"/>
              <o:lock v:ext="edit" verticies="t"/>
            </v:shape>
            <v:shape id="_x0000_s1275" style="position:absolute;left:1617;top:3327;width:1380;height:242" coordsize="1380,242" path="m32,162l16,147r1274,l1290,204r-27,-11l1347,110r,22l1263,48r27,-11l1290,95,16,95,32,79r,83xm,63r1275,l1259,79r,-79l1380,121,1259,242r,-80l1275,178,,178,,63xe" fillcolor="#385d8a" strokecolor="#385d8a" strokeweight=".05pt">
              <v:path arrowok="t"/>
              <o:lock v:ext="edit" verticies="t"/>
            </v:shape>
            <v:shape id="_x0000_s1276" style="position:absolute;left:1633;top:4198;width:1379;height:252" coordsize="1379,252" path="m31,170l16,154r1269,l1285,214r-27,-11l1346,115r,22l1258,48r27,-11l1285,97,16,97,31,81r,89xm,66r1269,l1253,81r,-81l1379,126,1253,252r,-82l1269,185,,185,,66xe" fillcolor="#385d8a" strokecolor="#385d8a" strokeweight=".05pt">
              <v:path arrowok="t"/>
              <o:lock v:ext="edit" verticies="t"/>
            </v:shape>
          </v:group>
        </w:pict>
      </w:r>
    </w:p>
    <w:p w:rsidR="00682EE6" w:rsidRDefault="008F79C7" w:rsidP="00682EE6">
      <w:pPr>
        <w:jc w:val="center"/>
      </w:pPr>
      <w:r>
        <w:rPr>
          <w:noProof/>
        </w:rPr>
        <w:pict>
          <v:shapetype id="_x0000_t202" coordsize="21600,21600" o:spt="202" path="m,l,21600r21600,l21600,xe">
            <v:stroke joinstyle="miter"/>
            <v:path gradientshapeok="t" o:connecttype="rect"/>
          </v:shapetype>
          <v:shape id="_x0000_s1277" type="#_x0000_t202" style="position:absolute;left:0;text-align:left;margin-left:107.55pt;margin-top:181.35pt;width:241.3pt;height:27.75pt;z-index:251660288" stroked="f">
            <v:textbox style="mso-next-textbox:#_x0000_s1277" inset="0,0,0,0">
              <w:txbxContent>
                <w:p w:rsidR="00735AFE" w:rsidRPr="00B805A0" w:rsidRDefault="00735AFE" w:rsidP="00682EE6">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2</w:t>
                  </w:r>
                  <w:r w:rsidR="008F79C7">
                    <w:rPr>
                      <w:noProof/>
                    </w:rPr>
                    <w:fldChar w:fldCharType="end"/>
                  </w:r>
                </w:p>
              </w:txbxContent>
            </v:textbox>
          </v:shape>
        </w:pict>
      </w:r>
      <w:r>
        <w:pict>
          <v:shape id="_x0000_i1029" type="#_x0000_t75" style="width:189.65pt;height:184.6pt">
            <v:imagedata croptop="-65520f" cropbottom="65520f"/>
          </v:shape>
        </w:pict>
      </w:r>
    </w:p>
    <w:p w:rsidR="00FB52DF" w:rsidRDefault="00FB52DF" w:rsidP="006B6BBD">
      <w:pPr>
        <w:pStyle w:val="Heading2"/>
      </w:pPr>
      <w:bookmarkStart w:id="6" w:name="_Toc309631309"/>
      <w:bookmarkStart w:id="7" w:name="_Toc317064082"/>
      <w:bookmarkStart w:id="8" w:name="_Toc317064089"/>
      <w:bookmarkEnd w:id="6"/>
      <w:bookmarkEnd w:id="7"/>
      <w:r>
        <w:lastRenderedPageBreak/>
        <w:t>Input data</w:t>
      </w:r>
      <w:bookmarkEnd w:id="8"/>
    </w:p>
    <w:p w:rsidR="00FB52DF" w:rsidRDefault="00D14BD8" w:rsidP="006B6BBD">
      <w:pPr>
        <w:pStyle w:val="Heading3"/>
      </w:pPr>
      <w:bookmarkStart w:id="9" w:name="_Toc317064090"/>
      <w:r>
        <w:t>Joints</w:t>
      </w:r>
      <w:bookmarkEnd w:id="9"/>
    </w:p>
    <w:p w:rsidR="00B3101A" w:rsidRPr="00D14BD8" w:rsidRDefault="00B3101A" w:rsidP="00B3101A">
      <w:pPr>
        <w:rPr>
          <w:noProof/>
        </w:rPr>
      </w:pPr>
      <w:r w:rsidRPr="00D14BD8">
        <w:rPr>
          <w:noProof/>
        </w:rPr>
        <w:t xml:space="preserve">The input data will have information </w:t>
      </w:r>
      <w:r w:rsidR="006E11CA">
        <w:rPr>
          <w:noProof/>
        </w:rPr>
        <w:t>on the</w:t>
      </w:r>
      <w:r w:rsidR="006E11CA" w:rsidRPr="00D14BD8">
        <w:rPr>
          <w:noProof/>
        </w:rPr>
        <w:t xml:space="preserve"> </w:t>
      </w:r>
      <w:r w:rsidRPr="00D14BD8">
        <w:rPr>
          <w:noProof/>
        </w:rPr>
        <w:t>joint</w:t>
      </w:r>
      <w:r>
        <w:rPr>
          <w:noProof/>
        </w:rPr>
        <w:t>s</w:t>
      </w:r>
      <w:r w:rsidRPr="00D14BD8">
        <w:rPr>
          <w:noProof/>
        </w:rPr>
        <w:t>, member</w:t>
      </w:r>
      <w:r>
        <w:rPr>
          <w:noProof/>
        </w:rPr>
        <w:t>s</w:t>
      </w:r>
      <w:r w:rsidR="00E93E42">
        <w:rPr>
          <w:noProof/>
        </w:rPr>
        <w:t>, member properties</w:t>
      </w:r>
      <w:r>
        <w:rPr>
          <w:noProof/>
        </w:rPr>
        <w:t xml:space="preserve"> and marine growth</w:t>
      </w:r>
      <w:r w:rsidRPr="00D14BD8">
        <w:rPr>
          <w:noProof/>
        </w:rPr>
        <w:t>. In the input file,  an option for each joint</w:t>
      </w:r>
      <w:r w:rsidR="006E11CA">
        <w:rPr>
          <w:noProof/>
        </w:rPr>
        <w:t xml:space="preserve"> will be provided, </w:t>
      </w:r>
      <w:r>
        <w:rPr>
          <w:noProof/>
        </w:rPr>
        <w:t xml:space="preserve"> </w:t>
      </w:r>
      <w:r w:rsidRPr="00D14BD8">
        <w:rPr>
          <w:noProof/>
        </w:rPr>
        <w:t xml:space="preserve"> the options </w:t>
      </w:r>
      <w:r w:rsidR="006E11CA">
        <w:rPr>
          <w:noProof/>
        </w:rPr>
        <w:t>being</w:t>
      </w:r>
      <w:r w:rsidRPr="00D14BD8">
        <w:rPr>
          <w:noProof/>
        </w:rPr>
        <w:t xml:space="preserve"> </w:t>
      </w:r>
      <w:r w:rsidR="006A07B6">
        <w:rPr>
          <w:noProof/>
        </w:rPr>
        <w:t>0</w:t>
      </w:r>
      <w:r w:rsidRPr="00D14BD8">
        <w:rPr>
          <w:noProof/>
        </w:rPr>
        <w:t>, 1</w:t>
      </w:r>
      <w:r w:rsidR="006A07B6">
        <w:rPr>
          <w:noProof/>
        </w:rPr>
        <w:t>, 2</w:t>
      </w:r>
      <w:r w:rsidRPr="00D14BD8">
        <w:rPr>
          <w:noProof/>
        </w:rPr>
        <w:t xml:space="preserve"> and </w:t>
      </w:r>
      <w:r w:rsidR="006A07B6">
        <w:rPr>
          <w:noProof/>
        </w:rPr>
        <w:t>3</w:t>
      </w:r>
      <w:r w:rsidRPr="00D14BD8">
        <w:rPr>
          <w:noProof/>
        </w:rPr>
        <w:t xml:space="preserve">. </w:t>
      </w:r>
    </w:p>
    <w:p w:rsidR="00B3101A" w:rsidRDefault="008416EB" w:rsidP="00B3101A">
      <w:pPr>
        <w:rPr>
          <w:noProof/>
        </w:rPr>
      </w:pPr>
      <w:r>
        <w:rPr>
          <w:noProof/>
        </w:rPr>
        <w:t xml:space="preserve">For option 0, no calculation is performed at the joint, i.e. no marker is set at such a joint. </w:t>
      </w:r>
      <w:r w:rsidR="00B3101A" w:rsidRPr="00D14BD8">
        <w:rPr>
          <w:noProof/>
        </w:rPr>
        <w:t xml:space="preserve">If </w:t>
      </w:r>
      <w:r w:rsidR="006E11CA">
        <w:rPr>
          <w:noProof/>
        </w:rPr>
        <w:t xml:space="preserve">the </w:t>
      </w:r>
      <w:r w:rsidR="00B3101A" w:rsidRPr="00D14BD8">
        <w:rPr>
          <w:noProof/>
        </w:rPr>
        <w:t>user choose</w:t>
      </w:r>
      <w:r w:rsidR="00B3101A">
        <w:rPr>
          <w:noProof/>
        </w:rPr>
        <w:t>s</w:t>
      </w:r>
      <w:r w:rsidR="00B3101A" w:rsidRPr="00D14BD8">
        <w:rPr>
          <w:noProof/>
        </w:rPr>
        <w:t xml:space="preserve"> </w:t>
      </w:r>
      <w:r w:rsidR="006E11CA">
        <w:rPr>
          <w:noProof/>
        </w:rPr>
        <w:t>the</w:t>
      </w:r>
      <w:r w:rsidR="00B3101A">
        <w:rPr>
          <w:noProof/>
        </w:rPr>
        <w:t xml:space="preserve"> </w:t>
      </w:r>
      <w:r w:rsidR="006E11CA">
        <w:rPr>
          <w:noProof/>
        </w:rPr>
        <w:t>option</w:t>
      </w:r>
      <w:r w:rsidR="00B3101A" w:rsidRPr="00D14BD8">
        <w:rPr>
          <w:noProof/>
        </w:rPr>
        <w:t xml:space="preserve"> </w:t>
      </w:r>
      <w:r>
        <w:rPr>
          <w:noProof/>
        </w:rPr>
        <w:t>1</w:t>
      </w:r>
      <w:r w:rsidR="00A01BCB">
        <w:rPr>
          <w:noProof/>
        </w:rPr>
        <w:t>/default</w:t>
      </w:r>
      <w:r>
        <w:rPr>
          <w:noProof/>
        </w:rPr>
        <w:t xml:space="preserve"> </w:t>
      </w:r>
      <w:r w:rsidR="00B3101A" w:rsidRPr="00D14BD8">
        <w:rPr>
          <w:noProof/>
        </w:rPr>
        <w:t xml:space="preserve">at the joint, then we don’t calculate overlapping at the joint; for option </w:t>
      </w:r>
      <w:r>
        <w:rPr>
          <w:noProof/>
        </w:rPr>
        <w:t>2</w:t>
      </w:r>
      <w:r w:rsidR="00B3101A" w:rsidRPr="00D14BD8">
        <w:rPr>
          <w:noProof/>
        </w:rPr>
        <w:t xml:space="preserve">, we will extend the member surfaces and use a method to </w:t>
      </w:r>
      <w:r w:rsidR="0079743D">
        <w:rPr>
          <w:noProof/>
        </w:rPr>
        <w:t xml:space="preserve">extend the member surfaces and </w:t>
      </w:r>
      <w:r w:rsidR="00B3101A" w:rsidRPr="00D14BD8">
        <w:rPr>
          <w:noProof/>
        </w:rPr>
        <w:t>calculate the</w:t>
      </w:r>
      <w:r w:rsidR="0079743D">
        <w:rPr>
          <w:noProof/>
        </w:rPr>
        <w:t xml:space="preserve"> approximated</w:t>
      </w:r>
      <w:r w:rsidR="00B3101A" w:rsidRPr="00D14BD8">
        <w:rPr>
          <w:noProof/>
        </w:rPr>
        <w:t xml:space="preserve"> overlapped volume and surface areas; for option </w:t>
      </w:r>
      <w:r>
        <w:rPr>
          <w:noProof/>
        </w:rPr>
        <w:t>3</w:t>
      </w:r>
      <w:r w:rsidR="00B3101A" w:rsidRPr="00D14BD8">
        <w:rPr>
          <w:noProof/>
        </w:rPr>
        <w:t>, we’ll calculate the exact overlapped volume at the joint</w:t>
      </w:r>
      <w:r w:rsidR="00357657">
        <w:rPr>
          <w:noProof/>
        </w:rPr>
        <w:t xml:space="preserve">, neglecting secondary overlapping between </w:t>
      </w:r>
      <w:r w:rsidR="00056E0C">
        <w:rPr>
          <w:noProof/>
        </w:rPr>
        <w:t>sub</w:t>
      </w:r>
      <w:r w:rsidR="00357657">
        <w:rPr>
          <w:noProof/>
        </w:rPr>
        <w:t>members</w:t>
      </w:r>
      <w:r w:rsidR="00B3101A" w:rsidRPr="00D14BD8">
        <w:rPr>
          <w:noProof/>
        </w:rPr>
        <w:t xml:space="preserve">. </w:t>
      </w:r>
      <w:r w:rsidR="00357657">
        <w:rPr>
          <w:noProof/>
        </w:rPr>
        <w:t>Because</w:t>
      </w:r>
      <w:r w:rsidR="00B3101A" w:rsidRPr="00D14BD8">
        <w:rPr>
          <w:noProof/>
        </w:rPr>
        <w:t xml:space="preserve"> </w:t>
      </w:r>
      <w:r w:rsidR="00357657">
        <w:rPr>
          <w:noProof/>
        </w:rPr>
        <w:t xml:space="preserve">option </w:t>
      </w:r>
      <w:r>
        <w:rPr>
          <w:noProof/>
        </w:rPr>
        <w:t>3</w:t>
      </w:r>
      <w:r w:rsidRPr="00D14BD8">
        <w:rPr>
          <w:noProof/>
        </w:rPr>
        <w:t xml:space="preserve"> </w:t>
      </w:r>
      <w:r w:rsidR="00B3101A" w:rsidRPr="00D14BD8">
        <w:rPr>
          <w:noProof/>
        </w:rPr>
        <w:t>require</w:t>
      </w:r>
      <w:r w:rsidR="00357657">
        <w:rPr>
          <w:noProof/>
        </w:rPr>
        <w:t>s</w:t>
      </w:r>
      <w:r w:rsidR="00B3101A" w:rsidRPr="00D14BD8">
        <w:rPr>
          <w:noProof/>
        </w:rPr>
        <w:t xml:space="preserve"> the members at the joint to satisfy certain conditions, if the conditions are not satisfied, then we’ll over</w:t>
      </w:r>
      <w:r>
        <w:rPr>
          <w:noProof/>
        </w:rPr>
        <w:t>id</w:t>
      </w:r>
      <w:r w:rsidR="00B3101A" w:rsidRPr="00D14BD8">
        <w:rPr>
          <w:noProof/>
        </w:rPr>
        <w:t xml:space="preserve">e the user defined option and use </w:t>
      </w:r>
      <w:r w:rsidR="006E11CA">
        <w:rPr>
          <w:noProof/>
        </w:rPr>
        <w:t>the D</w:t>
      </w:r>
      <w:r w:rsidR="00B3101A" w:rsidRPr="00D14BD8">
        <w:rPr>
          <w:noProof/>
        </w:rPr>
        <w:t>efault option.</w:t>
      </w:r>
      <w:r w:rsidR="00A01BCB">
        <w:rPr>
          <w:noProof/>
        </w:rPr>
        <w:t xml:space="preserve"> </w:t>
      </w:r>
      <w:r w:rsidR="00357657">
        <w:rPr>
          <w:noProof/>
        </w:rPr>
        <w:t xml:space="preserve">Option </w:t>
      </w:r>
      <w:r>
        <w:rPr>
          <w:noProof/>
        </w:rPr>
        <w:t xml:space="preserve">2 </w:t>
      </w:r>
      <w:r w:rsidR="00357657">
        <w:rPr>
          <w:noProof/>
        </w:rPr>
        <w:t xml:space="preserve">is </w:t>
      </w:r>
      <w:r w:rsidR="006E11CA">
        <w:rPr>
          <w:noProof/>
        </w:rPr>
        <w:t>presently</w:t>
      </w:r>
      <w:r w:rsidR="00357657">
        <w:rPr>
          <w:noProof/>
        </w:rPr>
        <w:t xml:space="preserve"> unavailable. </w:t>
      </w:r>
      <w:r w:rsidR="00A01BCB">
        <w:rPr>
          <w:noProof/>
        </w:rPr>
        <w:t xml:space="preserve">When a WAMIT member connects to a Morison member, option 1/default option is used at the joint. </w:t>
      </w:r>
    </w:p>
    <w:p w:rsidR="00431A26" w:rsidRDefault="00431A26" w:rsidP="00431A26">
      <w:pPr>
        <w:pStyle w:val="Caption"/>
        <w:keepNext/>
        <w:jc w:val="center"/>
      </w:pPr>
      <w:r>
        <w:t xml:space="preserve">Table </w:t>
      </w:r>
      <w:r w:rsidR="008F79C7">
        <w:fldChar w:fldCharType="begin"/>
      </w:r>
      <w:r w:rsidR="008F79C7">
        <w:instrText xml:space="preserve"> SEQ Table \* ARABIC </w:instrText>
      </w:r>
      <w:r w:rsidR="008F79C7">
        <w:fldChar w:fldCharType="separate"/>
      </w:r>
      <w:r w:rsidR="009F494D">
        <w:rPr>
          <w:noProof/>
        </w:rPr>
        <w:t>1</w:t>
      </w:r>
      <w:r w:rsidR="008F79C7">
        <w:rPr>
          <w:noProof/>
        </w:rPr>
        <w:fldChar w:fldCharType="end"/>
      </w:r>
      <w:r>
        <w:t>: Joint information</w:t>
      </w:r>
    </w:p>
    <w:tbl>
      <w:tblPr>
        <w:tblW w:w="5100" w:type="dxa"/>
        <w:jc w:val="center"/>
        <w:tblLook w:val="04A0" w:firstRow="1" w:lastRow="0" w:firstColumn="1" w:lastColumn="0" w:noHBand="0" w:noVBand="1"/>
      </w:tblPr>
      <w:tblGrid>
        <w:gridCol w:w="1120"/>
        <w:gridCol w:w="1100"/>
        <w:gridCol w:w="960"/>
        <w:gridCol w:w="960"/>
        <w:gridCol w:w="1062"/>
      </w:tblGrid>
      <w:tr w:rsidR="00D14BD8" w:rsidRPr="00D14BD8" w:rsidTr="0079743D">
        <w:trPr>
          <w:cantSplit/>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4BD8" w:rsidRPr="00D14BD8" w:rsidRDefault="00D14BD8" w:rsidP="00357657">
            <w:pPr>
              <w:spacing w:after="0" w:line="240" w:lineRule="auto"/>
              <w:jc w:val="center"/>
              <w:rPr>
                <w:rFonts w:ascii="Calibri" w:eastAsia="Times New Roman" w:hAnsi="Calibri" w:cs="Times New Roman"/>
                <w:color w:val="000000"/>
              </w:rPr>
            </w:pPr>
            <w:proofErr w:type="spellStart"/>
            <w:r w:rsidRPr="00D14BD8">
              <w:rPr>
                <w:rFonts w:ascii="Calibri" w:eastAsia="Times New Roman" w:hAnsi="Calibri" w:cs="Times New Roman"/>
                <w:color w:val="000000"/>
              </w:rPr>
              <w:t>JointID</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14BD8" w:rsidRPr="00D14BD8" w:rsidRDefault="00357657" w:rsidP="00D14BD8">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Joint</w:t>
            </w:r>
            <w:r w:rsidR="00D14BD8" w:rsidRPr="00D14BD8">
              <w:rPr>
                <w:rFonts w:ascii="Calibri" w:eastAsia="Times New Roman" w:hAnsi="Calibri" w:cs="Times New Roman"/>
                <w:color w:val="000000"/>
              </w:rPr>
              <w:t>X</w:t>
            </w:r>
            <w:r>
              <w:rPr>
                <w:rFonts w:ascii="Calibri" w:eastAsia="Times New Roman" w:hAnsi="Calibri" w:cs="Times New Roman"/>
                <w:color w:val="000000"/>
              </w:rPr>
              <w:t>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14BD8" w:rsidRPr="00D14BD8" w:rsidRDefault="00357657" w:rsidP="00D14BD8">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Joint</w:t>
            </w:r>
            <w:r w:rsidR="00D14BD8" w:rsidRPr="00D14BD8">
              <w:rPr>
                <w:rFonts w:ascii="Calibri" w:eastAsia="Times New Roman" w:hAnsi="Calibri" w:cs="Times New Roman"/>
                <w:color w:val="000000"/>
              </w:rPr>
              <w:t>Y</w:t>
            </w:r>
            <w:r>
              <w:rPr>
                <w:rFonts w:ascii="Calibri" w:eastAsia="Times New Roman" w:hAnsi="Calibri" w:cs="Times New Roman"/>
                <w:color w:val="000000"/>
              </w:rPr>
              <w:t>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14BD8" w:rsidRPr="00D14BD8" w:rsidRDefault="00357657" w:rsidP="00D14BD8">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Joint</w:t>
            </w:r>
            <w:r w:rsidR="00D14BD8" w:rsidRPr="00D14BD8">
              <w:rPr>
                <w:rFonts w:ascii="Calibri" w:eastAsia="Times New Roman" w:hAnsi="Calibri" w:cs="Times New Roman"/>
                <w:color w:val="000000"/>
              </w:rPr>
              <w:t>Z</w:t>
            </w:r>
            <w:r>
              <w:rPr>
                <w:rFonts w:ascii="Calibri" w:eastAsia="Times New Roman" w:hAnsi="Calibri" w:cs="Times New Roman"/>
                <w:color w:val="000000"/>
              </w:rPr>
              <w:t>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14BD8" w:rsidRPr="00D14BD8" w:rsidRDefault="00BD6694" w:rsidP="00D14BD8">
            <w:pPr>
              <w:spacing w:after="0" w:line="240" w:lineRule="auto"/>
              <w:jc w:val="center"/>
              <w:rPr>
                <w:rFonts w:ascii="Calibri" w:eastAsia="Times New Roman" w:hAnsi="Calibri" w:cs="Times New Roman"/>
                <w:color w:val="1F497D"/>
              </w:rPr>
            </w:pPr>
            <w:proofErr w:type="spellStart"/>
            <w:r>
              <w:rPr>
                <w:rFonts w:ascii="Calibri" w:eastAsia="Times New Roman" w:hAnsi="Calibri" w:cs="Times New Roman"/>
                <w:color w:val="1F497D"/>
              </w:rPr>
              <w:t>JointMod</w:t>
            </w:r>
            <w:proofErr w:type="spellEnd"/>
          </w:p>
        </w:tc>
      </w:tr>
      <w:tr w:rsidR="00D14BD8" w:rsidRPr="00D14BD8" w:rsidTr="0079743D">
        <w:trPr>
          <w:cantSplit/>
          <w:trHeight w:val="31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p>
        </w:tc>
      </w:tr>
      <w:tr w:rsidR="00D14BD8" w:rsidRPr="00D14BD8" w:rsidTr="0079743D">
        <w:trPr>
          <w:cantSplit/>
          <w:trHeight w:val="31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2</w:t>
            </w:r>
          </w:p>
        </w:tc>
        <w:tc>
          <w:tcPr>
            <w:tcW w:w="110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1</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1</w:t>
            </w:r>
          </w:p>
        </w:tc>
      </w:tr>
      <w:tr w:rsidR="00D14BD8" w:rsidRPr="00D14BD8" w:rsidTr="0079743D">
        <w:trPr>
          <w:cantSplit/>
          <w:trHeight w:val="31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3</w:t>
            </w:r>
          </w:p>
        </w:tc>
        <w:tc>
          <w:tcPr>
            <w:tcW w:w="110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0</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1</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1</w:t>
            </w:r>
            <w:r w:rsidR="00F7041B">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D14BD8" w:rsidRPr="00D14BD8" w:rsidRDefault="00D14BD8" w:rsidP="00D14BD8">
            <w:pPr>
              <w:spacing w:after="0" w:line="240" w:lineRule="auto"/>
              <w:jc w:val="center"/>
              <w:rPr>
                <w:rFonts w:ascii="Calibri" w:eastAsia="Times New Roman" w:hAnsi="Calibri" w:cs="Times New Roman"/>
                <w:color w:val="000000"/>
              </w:rPr>
            </w:pPr>
            <w:r w:rsidRPr="00D14BD8">
              <w:rPr>
                <w:rFonts w:ascii="Calibri" w:eastAsia="Times New Roman" w:hAnsi="Calibri" w:cs="Times New Roman"/>
                <w:color w:val="000000"/>
              </w:rPr>
              <w:t>2</w:t>
            </w:r>
          </w:p>
        </w:tc>
      </w:tr>
    </w:tbl>
    <w:p w:rsidR="00D14BD8" w:rsidRDefault="00D14BD8" w:rsidP="00D14BD8"/>
    <w:p w:rsidR="00B3101A" w:rsidRDefault="00B3101A" w:rsidP="00B3101A">
      <w:pPr>
        <w:pStyle w:val="Caption"/>
        <w:keepNext/>
        <w:jc w:val="center"/>
      </w:pPr>
      <w:r>
        <w:t xml:space="preserve">Table </w:t>
      </w:r>
      <w:r w:rsidR="008F79C7">
        <w:fldChar w:fldCharType="begin"/>
      </w:r>
      <w:r w:rsidR="008F79C7">
        <w:instrText xml:space="preserve"> SEQ Table \* ARABIC </w:instrText>
      </w:r>
      <w:r w:rsidR="008F79C7">
        <w:fldChar w:fldCharType="separate"/>
      </w:r>
      <w:r w:rsidR="009F494D">
        <w:rPr>
          <w:noProof/>
        </w:rPr>
        <w:t>2</w:t>
      </w:r>
      <w:r w:rsidR="008F79C7">
        <w:rPr>
          <w:noProof/>
        </w:rPr>
        <w:fldChar w:fldCharType="end"/>
      </w:r>
      <w:r>
        <w:t>: Options at joints</w:t>
      </w:r>
    </w:p>
    <w:tbl>
      <w:tblPr>
        <w:tblW w:w="7855" w:type="dxa"/>
        <w:jc w:val="center"/>
        <w:tblInd w:w="103" w:type="dxa"/>
        <w:tblLook w:val="04A0" w:firstRow="1" w:lastRow="0" w:firstColumn="1" w:lastColumn="0" w:noHBand="0" w:noVBand="1"/>
      </w:tblPr>
      <w:tblGrid>
        <w:gridCol w:w="985"/>
        <w:gridCol w:w="6870"/>
      </w:tblGrid>
      <w:tr w:rsidR="00B3101A" w:rsidRPr="00B3101A" w:rsidTr="006E0F97">
        <w:trPr>
          <w:trHeight w:val="300"/>
          <w:jc w:val="center"/>
        </w:trPr>
        <w:tc>
          <w:tcPr>
            <w:tcW w:w="785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 xml:space="preserve">Options for each joint </w:t>
            </w:r>
          </w:p>
        </w:tc>
      </w:tr>
      <w:tr w:rsidR="00B3101A" w:rsidRPr="00B3101A" w:rsidTr="006E0F97">
        <w:trPr>
          <w:trHeight w:val="300"/>
          <w:jc w:val="center"/>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B3101A" w:rsidRPr="00B3101A"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default</w:t>
            </w:r>
          </w:p>
        </w:tc>
        <w:tc>
          <w:tcPr>
            <w:tcW w:w="6870" w:type="dxa"/>
            <w:tcBorders>
              <w:top w:val="single" w:sz="4" w:space="0" w:color="auto"/>
              <w:left w:val="nil"/>
              <w:bottom w:val="single" w:sz="4" w:space="0" w:color="auto"/>
              <w:right w:val="single" w:sz="4" w:space="0" w:color="auto"/>
            </w:tcBorders>
            <w:shd w:val="clear" w:color="auto" w:fill="auto"/>
            <w:noWrap/>
            <w:vAlign w:val="center"/>
            <w:hideMark/>
          </w:tcPr>
          <w:p w:rsidR="00136C44" w:rsidRDefault="00B00BF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Do not consider overlapping at the joint (Free end marker at the joint).</w:t>
            </w:r>
          </w:p>
        </w:tc>
      </w:tr>
      <w:tr w:rsidR="00B00BFF" w:rsidRPr="00B3101A" w:rsidTr="006E0F97">
        <w:trPr>
          <w:trHeight w:val="300"/>
          <w:jc w:val="center"/>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B00BFF"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870" w:type="dxa"/>
            <w:tcBorders>
              <w:top w:val="single" w:sz="4" w:space="0" w:color="auto"/>
              <w:left w:val="nil"/>
              <w:bottom w:val="single" w:sz="4" w:space="0" w:color="auto"/>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Do not calculate loads at the joint (no marker at the joint)</w:t>
            </w:r>
            <w:r w:rsidRPr="00B3101A">
              <w:rPr>
                <w:rFonts w:ascii="Calibri" w:eastAsia="Times New Roman" w:hAnsi="Calibri" w:cs="Times New Roman"/>
                <w:color w:val="000000"/>
              </w:rPr>
              <w:t>.</w:t>
            </w:r>
          </w:p>
        </w:tc>
      </w:tr>
      <w:tr w:rsidR="00B00BFF" w:rsidRPr="00B3101A" w:rsidTr="006E0F97">
        <w:trPr>
          <w:trHeight w:val="300"/>
          <w:jc w:val="center"/>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6870" w:type="dxa"/>
            <w:tcBorders>
              <w:top w:val="single" w:sz="4" w:space="0" w:color="auto"/>
              <w:left w:val="nil"/>
              <w:bottom w:val="single" w:sz="4" w:space="0" w:color="auto"/>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Do not consider overlapping at the joint (Free end marker at the joint).</w:t>
            </w:r>
          </w:p>
        </w:tc>
      </w:tr>
      <w:tr w:rsidR="00B00BFF" w:rsidRPr="00B3101A" w:rsidTr="00B00BFF">
        <w:trPr>
          <w:trHeight w:val="300"/>
          <w:jc w:val="center"/>
        </w:trPr>
        <w:tc>
          <w:tcPr>
            <w:tcW w:w="985" w:type="dxa"/>
            <w:tcBorders>
              <w:top w:val="nil"/>
              <w:left w:val="single" w:sz="4" w:space="0" w:color="auto"/>
              <w:bottom w:val="nil"/>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6870" w:type="dxa"/>
            <w:tcBorders>
              <w:top w:val="single" w:sz="4" w:space="0" w:color="auto"/>
              <w:left w:val="nil"/>
              <w:bottom w:val="single" w:sz="4" w:space="0" w:color="auto"/>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Consider modified overlap at the joint</w:t>
            </w:r>
            <w:r>
              <w:rPr>
                <w:rFonts w:ascii="Calibri" w:eastAsia="Times New Roman" w:hAnsi="Calibri" w:cs="Times New Roman"/>
                <w:color w:val="000000"/>
              </w:rPr>
              <w:t xml:space="preserve"> (Currently unavailable)</w:t>
            </w:r>
            <w:r w:rsidRPr="00B3101A">
              <w:rPr>
                <w:rFonts w:ascii="Calibri" w:eastAsia="Times New Roman" w:hAnsi="Calibri" w:cs="Times New Roman"/>
                <w:color w:val="000000"/>
              </w:rPr>
              <w:t>.</w:t>
            </w:r>
          </w:p>
        </w:tc>
      </w:tr>
      <w:tr w:rsidR="00B00BFF" w:rsidRPr="00B3101A" w:rsidTr="006E0F97">
        <w:trPr>
          <w:trHeight w:val="300"/>
          <w:jc w:val="center"/>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B00BFF" w:rsidRDefault="00B00BFF"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6870" w:type="dxa"/>
            <w:tcBorders>
              <w:top w:val="single" w:sz="4" w:space="0" w:color="auto"/>
              <w:left w:val="nil"/>
              <w:bottom w:val="single" w:sz="4" w:space="0" w:color="auto"/>
              <w:right w:val="single" w:sz="4" w:space="0" w:color="auto"/>
            </w:tcBorders>
            <w:shd w:val="clear" w:color="auto" w:fill="auto"/>
            <w:noWrap/>
            <w:vAlign w:val="center"/>
            <w:hideMark/>
          </w:tcPr>
          <w:p w:rsidR="00B00BFF" w:rsidRPr="00B3101A" w:rsidRDefault="00B00BFF"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Consider full overlap at the joint</w:t>
            </w:r>
            <w:r>
              <w:rPr>
                <w:rFonts w:ascii="Calibri" w:eastAsia="Times New Roman" w:hAnsi="Calibri" w:cs="Times New Roman"/>
                <w:color w:val="000000"/>
              </w:rPr>
              <w:t>, no secondary overlapping</w:t>
            </w:r>
            <w:r w:rsidRPr="00B3101A">
              <w:rPr>
                <w:rFonts w:ascii="Calibri" w:eastAsia="Times New Roman" w:hAnsi="Calibri" w:cs="Times New Roman"/>
                <w:color w:val="000000"/>
              </w:rPr>
              <w:t>.</w:t>
            </w:r>
          </w:p>
        </w:tc>
      </w:tr>
    </w:tbl>
    <w:p w:rsidR="00431A26" w:rsidRDefault="00431A26" w:rsidP="00B3101A">
      <w:pPr>
        <w:jc w:val="center"/>
      </w:pPr>
    </w:p>
    <w:p w:rsidR="00B3101A" w:rsidRDefault="00B3101A" w:rsidP="00B3101A">
      <w:pPr>
        <w:keepNext/>
        <w:jc w:val="center"/>
      </w:pPr>
      <w:r>
        <w:rPr>
          <w:noProof/>
        </w:rPr>
        <w:drawing>
          <wp:inline distT="0" distB="0" distL="0" distR="0">
            <wp:extent cx="3846258" cy="1426346"/>
            <wp:effectExtent l="19050" t="0" r="1842" b="0"/>
            <wp:docPr id="1" name="Picture 0"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11" cstate="print"/>
                    <a:stretch>
                      <a:fillRect/>
                    </a:stretch>
                  </pic:blipFill>
                  <pic:spPr>
                    <a:xfrm>
                      <a:off x="0" y="0"/>
                      <a:ext cx="3846258" cy="1426346"/>
                    </a:xfrm>
                    <a:prstGeom prst="rect">
                      <a:avLst/>
                    </a:prstGeom>
                  </pic:spPr>
                </pic:pic>
              </a:graphicData>
            </a:graphic>
          </wp:inline>
        </w:drawing>
      </w:r>
    </w:p>
    <w:p w:rsidR="00431A26" w:rsidRPr="00D14BD8" w:rsidRDefault="00B3101A" w:rsidP="00B3101A">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3</w:t>
      </w:r>
      <w:r w:rsidR="008F79C7">
        <w:rPr>
          <w:noProof/>
        </w:rPr>
        <w:fldChar w:fldCharType="end"/>
      </w:r>
      <w:r>
        <w:t>: Options at joints</w:t>
      </w:r>
    </w:p>
    <w:p w:rsidR="00D14BD8" w:rsidRDefault="00D14BD8" w:rsidP="006B6BBD">
      <w:pPr>
        <w:pStyle w:val="Heading3"/>
      </w:pPr>
      <w:bookmarkStart w:id="10" w:name="_Toc317064091"/>
      <w:r>
        <w:lastRenderedPageBreak/>
        <w:t>Members</w:t>
      </w:r>
      <w:r w:rsidR="00A23E44">
        <w:t xml:space="preserve"> and member property sets</w:t>
      </w:r>
      <w:bookmarkEnd w:id="10"/>
    </w:p>
    <w:p w:rsidR="00B3101A" w:rsidRDefault="00B3101A" w:rsidP="00B3101A">
      <w:pPr>
        <w:rPr>
          <w:noProof/>
        </w:rPr>
      </w:pPr>
      <w:r w:rsidRPr="00D14BD8">
        <w:rPr>
          <w:noProof/>
        </w:rPr>
        <w:t xml:space="preserve">For the member information, we provide </w:t>
      </w:r>
      <w:r>
        <w:rPr>
          <w:noProof/>
        </w:rPr>
        <w:t>joints in each member</w:t>
      </w:r>
      <w:r w:rsidR="00A23E44">
        <w:rPr>
          <w:noProof/>
        </w:rPr>
        <w:t>, the property set the member belongs to</w:t>
      </w:r>
      <w:r>
        <w:rPr>
          <w:noProof/>
        </w:rPr>
        <w:t xml:space="preserve"> and </w:t>
      </w:r>
      <w:r w:rsidRPr="00D14BD8">
        <w:rPr>
          <w:noProof/>
        </w:rPr>
        <w:t xml:space="preserve">an input </w:t>
      </w:r>
      <w:r w:rsidR="00E93E42">
        <w:rPr>
          <w:noProof/>
        </w:rPr>
        <w:t>for</w:t>
      </w:r>
      <w:r w:rsidRPr="00D14BD8">
        <w:rPr>
          <w:noProof/>
        </w:rPr>
        <w:t xml:space="preserve"> the division size, so the user can define how the member will be discretized in the calculation. After discretization of the member, we will define some markers in each member, and the forces and moments are calculated at these markers. </w:t>
      </w:r>
    </w:p>
    <w:p w:rsidR="00A23E44" w:rsidRDefault="00A23E44" w:rsidP="00A23E44">
      <w:pPr>
        <w:pStyle w:val="Caption"/>
        <w:keepNext/>
        <w:jc w:val="center"/>
      </w:pPr>
      <w:r>
        <w:t xml:space="preserve">Table </w:t>
      </w:r>
      <w:r w:rsidR="008F79C7">
        <w:fldChar w:fldCharType="begin"/>
      </w:r>
      <w:r w:rsidR="008F79C7">
        <w:instrText xml:space="preserve"> SEQ Tabl</w:instrText>
      </w:r>
      <w:r w:rsidR="008F79C7">
        <w:instrText xml:space="preserve">e \* ARABIC </w:instrText>
      </w:r>
      <w:r w:rsidR="008F79C7">
        <w:fldChar w:fldCharType="separate"/>
      </w:r>
      <w:r w:rsidR="009F494D">
        <w:rPr>
          <w:noProof/>
        </w:rPr>
        <w:t>3</w:t>
      </w:r>
      <w:r w:rsidR="008F79C7">
        <w:rPr>
          <w:noProof/>
        </w:rPr>
        <w:fldChar w:fldCharType="end"/>
      </w:r>
      <w:r>
        <w:t>: Member information</w:t>
      </w:r>
    </w:p>
    <w:tbl>
      <w:tblPr>
        <w:tblW w:w="6264" w:type="dxa"/>
        <w:jc w:val="center"/>
        <w:tblInd w:w="-113" w:type="dxa"/>
        <w:tblLook w:val="04A0" w:firstRow="1" w:lastRow="0" w:firstColumn="1" w:lastColumn="0" w:noHBand="0" w:noVBand="1"/>
      </w:tblPr>
      <w:tblGrid>
        <w:gridCol w:w="1336"/>
        <w:gridCol w:w="1100"/>
        <w:gridCol w:w="960"/>
        <w:gridCol w:w="1369"/>
        <w:gridCol w:w="1499"/>
      </w:tblGrid>
      <w:tr w:rsidR="00B3101A" w:rsidRPr="00B3101A" w:rsidTr="00BD6694">
        <w:trPr>
          <w:trHeight w:val="315"/>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101A" w:rsidRPr="00B3101A" w:rsidRDefault="00B3101A" w:rsidP="00BD6694">
            <w:pPr>
              <w:spacing w:after="0" w:line="240" w:lineRule="auto"/>
              <w:jc w:val="center"/>
              <w:rPr>
                <w:rFonts w:ascii="Calibri" w:eastAsia="Times New Roman" w:hAnsi="Calibri" w:cs="Times New Roman"/>
                <w:color w:val="000000"/>
              </w:rPr>
            </w:pPr>
            <w:proofErr w:type="spellStart"/>
            <w:r w:rsidRPr="00B3101A">
              <w:rPr>
                <w:rFonts w:ascii="Calibri" w:eastAsia="Times New Roman" w:hAnsi="Calibri" w:cs="Times New Roman"/>
                <w:color w:val="000000"/>
              </w:rPr>
              <w:t>Mem</w:t>
            </w:r>
            <w:r w:rsidR="00BD6694">
              <w:rPr>
                <w:rFonts w:ascii="Calibri" w:eastAsia="Times New Roman" w:hAnsi="Calibri" w:cs="Times New Roman"/>
                <w:color w:val="000000"/>
              </w:rPr>
              <w:t>ber</w:t>
            </w:r>
            <w:r w:rsidRPr="00B3101A">
              <w:rPr>
                <w:rFonts w:ascii="Calibri" w:eastAsia="Times New Roman" w:hAnsi="Calibri" w:cs="Times New Roman"/>
                <w:color w:val="000000"/>
              </w:rPr>
              <w:t>ID</w:t>
            </w:r>
            <w:proofErr w:type="spellEnd"/>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101A" w:rsidRPr="00B3101A" w:rsidRDefault="0074540D"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Joint1</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101A" w:rsidRPr="00B3101A" w:rsidRDefault="0074540D" w:rsidP="00B3101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Joint2</w:t>
            </w:r>
          </w:p>
        </w:tc>
        <w:tc>
          <w:tcPr>
            <w:tcW w:w="13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36C44" w:rsidRDefault="00B3101A">
            <w:pPr>
              <w:spacing w:after="0" w:line="240" w:lineRule="auto"/>
              <w:jc w:val="center"/>
              <w:rPr>
                <w:rFonts w:ascii="Calibri" w:eastAsia="Times New Roman" w:hAnsi="Calibri" w:cs="Times New Roman"/>
                <w:color w:val="000000"/>
              </w:rPr>
            </w:pPr>
            <w:proofErr w:type="spellStart"/>
            <w:r w:rsidRPr="00B3101A">
              <w:rPr>
                <w:rFonts w:ascii="Calibri" w:eastAsia="Times New Roman" w:hAnsi="Calibri" w:cs="Times New Roman"/>
                <w:color w:val="000000"/>
              </w:rPr>
              <w:t>PropertySet</w:t>
            </w:r>
            <w:proofErr w:type="spellEnd"/>
          </w:p>
        </w:tc>
        <w:tc>
          <w:tcPr>
            <w:tcW w:w="14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101A" w:rsidRPr="00B3101A" w:rsidRDefault="00B3101A" w:rsidP="00B3101A">
            <w:pPr>
              <w:spacing w:after="0" w:line="240" w:lineRule="auto"/>
              <w:jc w:val="center"/>
              <w:rPr>
                <w:rFonts w:ascii="Calibri" w:eastAsia="Times New Roman" w:hAnsi="Calibri" w:cs="Times New Roman"/>
                <w:color w:val="000000"/>
              </w:rPr>
            </w:pPr>
            <w:proofErr w:type="spellStart"/>
            <w:r w:rsidRPr="00B3101A">
              <w:rPr>
                <w:rFonts w:ascii="Calibri" w:eastAsia="Times New Roman" w:hAnsi="Calibri" w:cs="Times New Roman"/>
                <w:color w:val="000000"/>
              </w:rPr>
              <w:t>DivisionSize</w:t>
            </w:r>
            <w:proofErr w:type="spellEnd"/>
          </w:p>
        </w:tc>
      </w:tr>
      <w:tr w:rsidR="00B3101A" w:rsidRPr="00B3101A" w:rsidTr="00BD6694">
        <w:trPr>
          <w:trHeight w:val="300"/>
          <w:jc w:val="center"/>
        </w:trPr>
        <w:tc>
          <w:tcPr>
            <w:tcW w:w="1336" w:type="dxa"/>
            <w:vMerge/>
            <w:tcBorders>
              <w:top w:val="single" w:sz="4" w:space="0" w:color="auto"/>
              <w:left w:val="single" w:sz="4" w:space="0" w:color="auto"/>
              <w:bottom w:val="single" w:sz="4" w:space="0" w:color="auto"/>
              <w:right w:val="single" w:sz="4" w:space="0" w:color="auto"/>
            </w:tcBorders>
            <w:vAlign w:val="center"/>
            <w:hideMark/>
          </w:tcPr>
          <w:p w:rsidR="00B3101A" w:rsidRPr="00B3101A" w:rsidRDefault="00B3101A" w:rsidP="00B3101A">
            <w:pPr>
              <w:spacing w:after="0" w:line="240" w:lineRule="auto"/>
              <w:rPr>
                <w:rFonts w:ascii="Calibri" w:eastAsia="Times New Roman" w:hAnsi="Calibri" w:cs="Times New Roman"/>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rsidR="00B3101A" w:rsidRPr="00B3101A" w:rsidRDefault="00B3101A" w:rsidP="00B3101A">
            <w:pPr>
              <w:spacing w:after="0" w:line="240" w:lineRule="auto"/>
              <w:rPr>
                <w:rFonts w:ascii="Calibri" w:eastAsia="Times New Roman" w:hAnsi="Calibri" w:cs="Times New Roman"/>
                <w:color w:val="000000"/>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B3101A" w:rsidRPr="00B3101A" w:rsidRDefault="00B3101A" w:rsidP="00B3101A">
            <w:pPr>
              <w:spacing w:after="0" w:line="240" w:lineRule="auto"/>
              <w:rPr>
                <w:rFonts w:ascii="Calibri" w:eastAsia="Times New Roman" w:hAnsi="Calibri" w:cs="Times New Roman"/>
                <w:color w:val="000000"/>
              </w:rPr>
            </w:pPr>
          </w:p>
        </w:tc>
        <w:tc>
          <w:tcPr>
            <w:tcW w:w="1369" w:type="dxa"/>
            <w:vMerge/>
            <w:tcBorders>
              <w:top w:val="single" w:sz="4" w:space="0" w:color="auto"/>
              <w:left w:val="single" w:sz="4" w:space="0" w:color="auto"/>
              <w:bottom w:val="single" w:sz="4" w:space="0" w:color="auto"/>
              <w:right w:val="single" w:sz="4" w:space="0" w:color="auto"/>
            </w:tcBorders>
            <w:vAlign w:val="center"/>
            <w:hideMark/>
          </w:tcPr>
          <w:p w:rsidR="00B3101A" w:rsidRPr="00B3101A" w:rsidRDefault="00B3101A" w:rsidP="00B3101A">
            <w:pPr>
              <w:spacing w:after="0" w:line="240" w:lineRule="auto"/>
              <w:rPr>
                <w:rFonts w:ascii="Calibri" w:eastAsia="Times New Roman" w:hAnsi="Calibri" w:cs="Times New Roman"/>
                <w:color w:val="000000"/>
              </w:rPr>
            </w:pPr>
          </w:p>
        </w:tc>
        <w:tc>
          <w:tcPr>
            <w:tcW w:w="1499" w:type="dxa"/>
            <w:vMerge/>
            <w:tcBorders>
              <w:top w:val="single" w:sz="4" w:space="0" w:color="auto"/>
              <w:left w:val="single" w:sz="4" w:space="0" w:color="auto"/>
              <w:bottom w:val="single" w:sz="4" w:space="0" w:color="auto"/>
              <w:right w:val="single" w:sz="4" w:space="0" w:color="auto"/>
            </w:tcBorders>
            <w:vAlign w:val="center"/>
            <w:hideMark/>
          </w:tcPr>
          <w:p w:rsidR="00B3101A" w:rsidRPr="00B3101A" w:rsidRDefault="00B3101A" w:rsidP="00B3101A">
            <w:pPr>
              <w:spacing w:after="0" w:line="240" w:lineRule="auto"/>
              <w:rPr>
                <w:rFonts w:ascii="Calibri" w:eastAsia="Times New Roman" w:hAnsi="Calibri" w:cs="Times New Roman"/>
                <w:color w:val="000000"/>
              </w:rPr>
            </w:pPr>
          </w:p>
        </w:tc>
      </w:tr>
      <w:tr w:rsidR="00B3101A" w:rsidRPr="00B3101A" w:rsidTr="00BD6694">
        <w:trPr>
          <w:trHeight w:val="315"/>
          <w:jc w:val="center"/>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1</w:t>
            </w:r>
          </w:p>
        </w:tc>
        <w:tc>
          <w:tcPr>
            <w:tcW w:w="1100" w:type="dxa"/>
            <w:tcBorders>
              <w:top w:val="nil"/>
              <w:left w:val="nil"/>
              <w:bottom w:val="single" w:sz="4" w:space="0" w:color="auto"/>
              <w:right w:val="single" w:sz="4" w:space="0" w:color="auto"/>
            </w:tcBorders>
            <w:shd w:val="clear" w:color="auto" w:fill="auto"/>
            <w:noWrap/>
            <w:vAlign w:val="bottom"/>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2</w:t>
            </w:r>
          </w:p>
        </w:tc>
        <w:tc>
          <w:tcPr>
            <w:tcW w:w="1369" w:type="dxa"/>
            <w:tcBorders>
              <w:top w:val="nil"/>
              <w:left w:val="nil"/>
              <w:bottom w:val="single" w:sz="4" w:space="0" w:color="auto"/>
              <w:right w:val="single" w:sz="4" w:space="0" w:color="auto"/>
            </w:tcBorders>
            <w:shd w:val="clear" w:color="auto" w:fill="auto"/>
            <w:noWrap/>
            <w:vAlign w:val="bottom"/>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1</w:t>
            </w:r>
          </w:p>
        </w:tc>
        <w:tc>
          <w:tcPr>
            <w:tcW w:w="1499" w:type="dxa"/>
            <w:tcBorders>
              <w:top w:val="nil"/>
              <w:left w:val="nil"/>
              <w:bottom w:val="single" w:sz="4" w:space="0" w:color="auto"/>
              <w:right w:val="single" w:sz="4" w:space="0" w:color="auto"/>
            </w:tcBorders>
            <w:shd w:val="clear" w:color="auto" w:fill="auto"/>
            <w:noWrap/>
            <w:vAlign w:val="bottom"/>
            <w:hideMark/>
          </w:tcPr>
          <w:p w:rsidR="00B3101A" w:rsidRPr="00B3101A" w:rsidRDefault="00B3101A" w:rsidP="00B3101A">
            <w:pPr>
              <w:spacing w:after="0" w:line="240" w:lineRule="auto"/>
              <w:jc w:val="center"/>
              <w:rPr>
                <w:rFonts w:ascii="Calibri" w:eastAsia="Times New Roman" w:hAnsi="Calibri" w:cs="Times New Roman"/>
                <w:color w:val="000000"/>
              </w:rPr>
            </w:pPr>
            <w:r w:rsidRPr="00B3101A">
              <w:rPr>
                <w:rFonts w:ascii="Calibri" w:eastAsia="Times New Roman" w:hAnsi="Calibri" w:cs="Times New Roman"/>
                <w:color w:val="000000"/>
              </w:rPr>
              <w:t>0.1</w:t>
            </w:r>
          </w:p>
        </w:tc>
      </w:tr>
    </w:tbl>
    <w:p w:rsidR="00A23E44" w:rsidRDefault="00A23E44" w:rsidP="00A23E44">
      <w:pPr>
        <w:rPr>
          <w:noProof/>
        </w:rPr>
      </w:pPr>
    </w:p>
    <w:p w:rsidR="00E93E42" w:rsidRDefault="00A23E44" w:rsidP="00A23E44">
      <w:pPr>
        <w:rPr>
          <w:noProof/>
        </w:rPr>
      </w:pPr>
      <w:r>
        <w:rPr>
          <w:noProof/>
        </w:rPr>
        <w:t xml:space="preserve">The property set of the member has the information of the </w:t>
      </w:r>
      <w:r w:rsidR="00E93E42">
        <w:rPr>
          <w:noProof/>
        </w:rPr>
        <w:t xml:space="preserve">cylinder outside </w:t>
      </w:r>
      <w:r>
        <w:rPr>
          <w:noProof/>
        </w:rPr>
        <w:t>diameters and thickness at each member joint, the flag of flooded member or not</w:t>
      </w:r>
      <w:r w:rsidR="00146AF6">
        <w:rPr>
          <w:noProof/>
        </w:rPr>
        <w:t>,</w:t>
      </w:r>
      <w:r>
        <w:rPr>
          <w:noProof/>
        </w:rPr>
        <w:t xml:space="preserve"> the </w:t>
      </w:r>
      <w:r w:rsidR="00E52AFA">
        <w:rPr>
          <w:noProof/>
        </w:rPr>
        <w:t>internal fluid</w:t>
      </w:r>
      <w:r>
        <w:rPr>
          <w:noProof/>
        </w:rPr>
        <w:t xml:space="preserve"> density if the member is flooded</w:t>
      </w:r>
      <w:r w:rsidR="00146AF6">
        <w:rPr>
          <w:noProof/>
        </w:rPr>
        <w:t xml:space="preserve"> and a WAMIT member flag</w:t>
      </w:r>
      <w:r>
        <w:rPr>
          <w:noProof/>
        </w:rPr>
        <w:t xml:space="preserve">. </w:t>
      </w:r>
      <w:r w:rsidR="00146AF6">
        <w:rPr>
          <w:noProof/>
        </w:rPr>
        <w:t xml:space="preserve">If the WAMITFlag is true, then only viscous drag, marine growth and flooded forces are calculated at the member markers. </w:t>
      </w:r>
      <w:r w:rsidR="009A3E85">
        <w:rPr>
          <w:noProof/>
        </w:rPr>
        <w:t>D1, t1 and D2, t2  are corresponding to Joint1 and Joint2 respectively.</w:t>
      </w:r>
      <w:r w:rsidR="00981308">
        <w:rPr>
          <w:noProof/>
        </w:rPr>
        <w:t xml:space="preserve"> For the markers in between joints, the diameters and thickness are </w:t>
      </w:r>
      <w:r w:rsidR="00496148">
        <w:rPr>
          <w:noProof/>
        </w:rPr>
        <w:t xml:space="preserve">linearly </w:t>
      </w:r>
      <w:r w:rsidR="00981308">
        <w:rPr>
          <w:noProof/>
        </w:rPr>
        <w:t xml:space="preserve">interpolated according to the end joints properties. </w:t>
      </w:r>
    </w:p>
    <w:p w:rsidR="00D92CB6" w:rsidRDefault="00D92CB6" w:rsidP="00D92CB6">
      <w:pPr>
        <w:pStyle w:val="Caption"/>
        <w:keepNext/>
        <w:jc w:val="center"/>
      </w:pPr>
      <w:r>
        <w:t xml:space="preserve">Table </w:t>
      </w:r>
      <w:r w:rsidR="00CB774D">
        <w:fldChar w:fldCharType="begin"/>
      </w:r>
      <w:r>
        <w:instrText xml:space="preserve"> SEQ Table \* ARABIC </w:instrText>
      </w:r>
      <w:r w:rsidR="00CB774D">
        <w:fldChar w:fldCharType="separate"/>
      </w:r>
      <w:r w:rsidR="009F494D">
        <w:rPr>
          <w:noProof/>
        </w:rPr>
        <w:t>4</w:t>
      </w:r>
      <w:r w:rsidR="00CB774D">
        <w:fldChar w:fldCharType="end"/>
      </w:r>
      <w:r>
        <w:t>: Member properties</w:t>
      </w:r>
    </w:p>
    <w:tbl>
      <w:tblPr>
        <w:tblW w:w="7397" w:type="dxa"/>
        <w:jc w:val="center"/>
        <w:tblInd w:w="-298" w:type="dxa"/>
        <w:tblLook w:val="04A0" w:firstRow="1" w:lastRow="0" w:firstColumn="1" w:lastColumn="0" w:noHBand="0" w:noVBand="1"/>
      </w:tblPr>
      <w:tblGrid>
        <w:gridCol w:w="1113"/>
        <w:gridCol w:w="887"/>
        <w:gridCol w:w="900"/>
        <w:gridCol w:w="1053"/>
        <w:gridCol w:w="1053"/>
        <w:gridCol w:w="1140"/>
        <w:gridCol w:w="1251"/>
      </w:tblGrid>
      <w:tr w:rsidR="00E806FA" w:rsidRPr="00A23E44" w:rsidTr="00E806FA">
        <w:trPr>
          <w:cantSplit/>
          <w:trHeight w:val="625"/>
          <w:jc w:val="center"/>
        </w:trPr>
        <w:tc>
          <w:tcPr>
            <w:tcW w:w="1113"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Prop</w:t>
            </w:r>
            <w:r w:rsidRPr="00A23E44">
              <w:rPr>
                <w:rFonts w:ascii="Calibri" w:eastAsia="Times New Roman" w:hAnsi="Calibri" w:cs="Times New Roman"/>
                <w:color w:val="000000"/>
              </w:rPr>
              <w:t>SetID</w:t>
            </w:r>
            <w:proofErr w:type="spellEnd"/>
          </w:p>
        </w:tc>
        <w:tc>
          <w:tcPr>
            <w:tcW w:w="887"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D1(m)</w:t>
            </w:r>
          </w:p>
        </w:tc>
        <w:tc>
          <w:tcPr>
            <w:tcW w:w="900"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D2(m)</w:t>
            </w:r>
          </w:p>
        </w:tc>
        <w:tc>
          <w:tcPr>
            <w:tcW w:w="1053"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t1(m)</w:t>
            </w:r>
          </w:p>
        </w:tc>
        <w:tc>
          <w:tcPr>
            <w:tcW w:w="1053"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t2(m)</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CoeffOpt</w:t>
            </w:r>
            <w:proofErr w:type="spellEnd"/>
          </w:p>
        </w:tc>
        <w:tc>
          <w:tcPr>
            <w:tcW w:w="1251" w:type="dxa"/>
            <w:tcBorders>
              <w:top w:val="single" w:sz="4" w:space="0" w:color="auto"/>
              <w:left w:val="single" w:sz="4" w:space="0" w:color="auto"/>
              <w:right w:val="single" w:sz="4" w:space="0" w:color="auto"/>
            </w:tcBorders>
            <w:vAlign w:val="center"/>
          </w:tcPr>
          <w:p w:rsidR="00E806FA" w:rsidRDefault="00E806FA" w:rsidP="00EA172D">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WAMITFlag</w:t>
            </w:r>
            <w:proofErr w:type="spellEnd"/>
          </w:p>
        </w:tc>
      </w:tr>
      <w:tr w:rsidR="00E806FA" w:rsidRPr="00A23E44" w:rsidTr="00E806FA">
        <w:trPr>
          <w:cantSplit/>
          <w:trHeight w:val="296"/>
          <w:jc w:val="center"/>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1</w:t>
            </w:r>
          </w:p>
        </w:tc>
        <w:tc>
          <w:tcPr>
            <w:tcW w:w="887" w:type="dxa"/>
            <w:tcBorders>
              <w:top w:val="nil"/>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5.687</w:t>
            </w:r>
          </w:p>
        </w:tc>
        <w:tc>
          <w:tcPr>
            <w:tcW w:w="900" w:type="dxa"/>
            <w:tcBorders>
              <w:top w:val="nil"/>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5.673</w:t>
            </w:r>
          </w:p>
        </w:tc>
        <w:tc>
          <w:tcPr>
            <w:tcW w:w="1053" w:type="dxa"/>
            <w:tcBorders>
              <w:top w:val="nil"/>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0.031482</w:t>
            </w:r>
          </w:p>
        </w:tc>
        <w:tc>
          <w:tcPr>
            <w:tcW w:w="1053" w:type="dxa"/>
            <w:tcBorders>
              <w:top w:val="nil"/>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0.030907</w:t>
            </w:r>
          </w:p>
        </w:tc>
        <w:tc>
          <w:tcPr>
            <w:tcW w:w="1140" w:type="dxa"/>
            <w:tcBorders>
              <w:top w:val="nil"/>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251" w:type="dxa"/>
            <w:tcBorders>
              <w:top w:val="single" w:sz="4" w:space="0" w:color="auto"/>
              <w:left w:val="nil"/>
              <w:bottom w:val="single" w:sz="4" w:space="0" w:color="auto"/>
              <w:right w:val="single" w:sz="4" w:space="0" w:color="auto"/>
            </w:tcBorders>
          </w:tcPr>
          <w:p w:rsidR="00E806FA" w:rsidRPr="00A23E44"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TRUE</w:t>
            </w:r>
          </w:p>
        </w:tc>
      </w:tr>
      <w:tr w:rsidR="00E806FA" w:rsidRPr="00A23E44" w:rsidTr="00E806FA">
        <w:trPr>
          <w:cantSplit/>
          <w:trHeight w:val="206"/>
          <w:jc w:val="center"/>
        </w:trPr>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5.687</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5.673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0.031482</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0.030907</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E806FA"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251" w:type="dxa"/>
            <w:tcBorders>
              <w:top w:val="single" w:sz="4" w:space="0" w:color="auto"/>
              <w:left w:val="nil"/>
              <w:bottom w:val="single" w:sz="4" w:space="0" w:color="auto"/>
              <w:right w:val="single" w:sz="4" w:space="0" w:color="auto"/>
            </w:tcBorders>
          </w:tcPr>
          <w:p w:rsidR="00E806FA"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FALSE</w:t>
            </w:r>
          </w:p>
        </w:tc>
      </w:tr>
      <w:tr w:rsidR="00E806FA" w:rsidRPr="00A23E44" w:rsidTr="00E806FA">
        <w:trPr>
          <w:cantSplit/>
          <w:trHeight w:val="206"/>
          <w:jc w:val="center"/>
        </w:trPr>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887" w:type="dxa"/>
            <w:tcBorders>
              <w:top w:val="single" w:sz="4" w:space="0" w:color="auto"/>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5.687</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E806FA" w:rsidRPr="00A23E44" w:rsidRDefault="00E806FA" w:rsidP="00EA172D">
            <w:pPr>
              <w:spacing w:after="0" w:line="240" w:lineRule="auto"/>
              <w:jc w:val="center"/>
              <w:rPr>
                <w:rFonts w:ascii="Calibri" w:eastAsia="Times New Roman" w:hAnsi="Calibri" w:cs="Times New Roman"/>
                <w:color w:val="000000"/>
              </w:rPr>
            </w:pPr>
            <w:r w:rsidRPr="00A23E44">
              <w:rPr>
                <w:rFonts w:ascii="Calibri" w:eastAsia="Times New Roman" w:hAnsi="Calibri" w:cs="Times New Roman"/>
                <w:color w:val="000000"/>
              </w:rPr>
              <w:t>5.673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0.031482</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6FA" w:rsidRPr="00A23E44" w:rsidRDefault="00E806FA" w:rsidP="00EA172D">
            <w:pPr>
              <w:spacing w:after="0" w:line="240" w:lineRule="auto"/>
              <w:jc w:val="right"/>
              <w:rPr>
                <w:rFonts w:ascii="Calibri" w:eastAsia="Times New Roman" w:hAnsi="Calibri" w:cs="Times New Roman"/>
                <w:color w:val="000000"/>
              </w:rPr>
            </w:pPr>
            <w:r w:rsidRPr="00A23E44">
              <w:rPr>
                <w:rFonts w:ascii="Calibri" w:eastAsia="Times New Roman" w:hAnsi="Calibri" w:cs="Times New Roman"/>
                <w:color w:val="000000"/>
              </w:rPr>
              <w:t>0.030907</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E806FA"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251" w:type="dxa"/>
            <w:tcBorders>
              <w:top w:val="single" w:sz="4" w:space="0" w:color="auto"/>
              <w:left w:val="nil"/>
              <w:bottom w:val="single" w:sz="4" w:space="0" w:color="auto"/>
              <w:right w:val="single" w:sz="4" w:space="0" w:color="auto"/>
            </w:tcBorders>
          </w:tcPr>
          <w:p w:rsidR="00E806FA" w:rsidRDefault="00E806FA" w:rsidP="00EA17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FALSE</w:t>
            </w:r>
          </w:p>
        </w:tc>
      </w:tr>
    </w:tbl>
    <w:p w:rsidR="00D92CB6" w:rsidRDefault="00D92CB6" w:rsidP="00A23E44">
      <w:pPr>
        <w:rPr>
          <w:noProof/>
        </w:rPr>
      </w:pPr>
    </w:p>
    <w:p w:rsidR="00E806FA" w:rsidRDefault="00E806FA" w:rsidP="006B6BBD">
      <w:pPr>
        <w:pStyle w:val="Heading3"/>
      </w:pPr>
      <w:bookmarkStart w:id="11" w:name="_Ref297286740"/>
      <w:bookmarkStart w:id="12" w:name="_Toc317064092"/>
      <w:r>
        <w:t>Flooding/Ballasting</w:t>
      </w:r>
    </w:p>
    <w:p w:rsidR="00735AFE" w:rsidRDefault="00E806FA">
      <w:r>
        <w:t xml:space="preserve">User needs to provide </w:t>
      </w:r>
      <w:r w:rsidR="00CF7438">
        <w:t xml:space="preserve">a </w:t>
      </w:r>
      <w:r>
        <w:t>table for members that are flooded or ballasted. Since there are similarities for ballasting and flooding, so we combine flooding and ballasting together as filled member</w:t>
      </w:r>
      <w:r w:rsidR="00EE660E">
        <w:t>s</w:t>
      </w:r>
      <w:r>
        <w:t>.</w:t>
      </w:r>
      <w:r w:rsidR="002F55B5">
        <w:t xml:space="preserve"> Each filled group should share the same free surface location, which means the members in the group are connected without caps</w:t>
      </w:r>
      <w:r w:rsidR="00945087">
        <w:t>, so the filled water reach</w:t>
      </w:r>
      <w:r w:rsidR="00D45B2C">
        <w:t>es</w:t>
      </w:r>
      <w:r w:rsidR="00945087">
        <w:t xml:space="preserve"> to the equilibrium state without external pressure</w:t>
      </w:r>
      <w:r w:rsidR="002F55B5">
        <w:t>.</w:t>
      </w:r>
      <w:r w:rsidR="00945087">
        <w:t xml:space="preserve"> </w:t>
      </w:r>
      <w:r w:rsidR="002F55B5">
        <w:t xml:space="preserve"> </w:t>
      </w:r>
      <w:r w:rsidR="00623374">
        <w:t xml:space="preserve">The </w:t>
      </w:r>
      <w:proofErr w:type="spellStart"/>
      <w:r w:rsidR="00623374">
        <w:t>FilledDensity</w:t>
      </w:r>
      <w:proofErr w:type="spellEnd"/>
      <w:r w:rsidR="00623374">
        <w:t xml:space="preserve"> is density of the filled fluid, which is default as </w:t>
      </w:r>
      <w:proofErr w:type="gramStart"/>
      <w:r w:rsidR="00623374">
        <w:t xml:space="preserve">1025 </w:t>
      </w:r>
      <w:proofErr w:type="gramEnd"/>
      <w:r w:rsidR="00623374" w:rsidRPr="00623374">
        <w:rPr>
          <w:position w:val="-10"/>
        </w:rPr>
        <w:object w:dxaOrig="720" w:dyaOrig="360">
          <v:shape id="_x0000_i1030" type="#_x0000_t75" style="width:36.4pt;height:18pt" o:ole="">
            <v:imagedata r:id="rId12" o:title=""/>
          </v:shape>
          <o:OLEObject Type="Embed" ProgID="Equation.DSMT4" ShapeID="_x0000_i1030" DrawAspect="Content" ObjectID="_1422084721" r:id="rId13"/>
        </w:object>
      </w:r>
      <w:r w:rsidR="00623374">
        <w:t xml:space="preserve">. </w:t>
      </w:r>
    </w:p>
    <w:p w:rsidR="00735AFE" w:rsidRDefault="005F3433">
      <w:pPr>
        <w:pStyle w:val="Caption"/>
        <w:keepNext/>
        <w:jc w:val="center"/>
      </w:pPr>
      <w:r>
        <w:t xml:space="preserve">Table </w:t>
      </w:r>
      <w:r w:rsidR="00CB774D">
        <w:fldChar w:fldCharType="begin"/>
      </w:r>
      <w:r>
        <w:instrText xml:space="preserve"> SEQ Table \* ARABIC </w:instrText>
      </w:r>
      <w:r w:rsidR="00CB774D">
        <w:fldChar w:fldCharType="separate"/>
      </w:r>
      <w:r w:rsidR="009F494D">
        <w:rPr>
          <w:noProof/>
        </w:rPr>
        <w:t>5</w:t>
      </w:r>
      <w:r w:rsidR="00CB774D">
        <w:fldChar w:fldCharType="end"/>
      </w:r>
      <w:r>
        <w:t>: Filled groups</w:t>
      </w:r>
    </w:p>
    <w:tbl>
      <w:tblPr>
        <w:tblStyle w:val="TableGrid"/>
        <w:tblW w:w="7929" w:type="dxa"/>
        <w:jc w:val="center"/>
        <w:tblInd w:w="2358" w:type="dxa"/>
        <w:tblLook w:val="04A0" w:firstRow="1" w:lastRow="0" w:firstColumn="1" w:lastColumn="0" w:noHBand="0" w:noVBand="1"/>
      </w:tblPr>
      <w:tblGrid>
        <w:gridCol w:w="1448"/>
        <w:gridCol w:w="2044"/>
        <w:gridCol w:w="1724"/>
        <w:gridCol w:w="1593"/>
        <w:gridCol w:w="1364"/>
      </w:tblGrid>
      <w:tr w:rsidR="00623374" w:rsidTr="00623374">
        <w:trPr>
          <w:jc w:val="center"/>
        </w:trPr>
        <w:tc>
          <w:tcPr>
            <w:tcW w:w="1448" w:type="dxa"/>
          </w:tcPr>
          <w:p w:rsidR="00623374" w:rsidRDefault="00623374" w:rsidP="00E806FA">
            <w:proofErr w:type="spellStart"/>
            <w:r>
              <w:t>FilledGroupID</w:t>
            </w:r>
            <w:proofErr w:type="spellEnd"/>
          </w:p>
        </w:tc>
        <w:tc>
          <w:tcPr>
            <w:tcW w:w="2044" w:type="dxa"/>
          </w:tcPr>
          <w:p w:rsidR="00623374" w:rsidRDefault="00623374" w:rsidP="00E806FA">
            <w:proofErr w:type="spellStart"/>
            <w:r>
              <w:t>FreeSurfaceLocation</w:t>
            </w:r>
            <w:proofErr w:type="spellEnd"/>
          </w:p>
        </w:tc>
        <w:tc>
          <w:tcPr>
            <w:tcW w:w="1724" w:type="dxa"/>
          </w:tcPr>
          <w:p w:rsidR="00623374" w:rsidRDefault="00623374" w:rsidP="00E806FA">
            <w:proofErr w:type="spellStart"/>
            <w:r>
              <w:t>NumOfMembers</w:t>
            </w:r>
            <w:proofErr w:type="spellEnd"/>
          </w:p>
        </w:tc>
        <w:tc>
          <w:tcPr>
            <w:tcW w:w="1620" w:type="dxa"/>
          </w:tcPr>
          <w:p w:rsidR="00623374" w:rsidRDefault="00623374" w:rsidP="0016382F">
            <w:proofErr w:type="spellStart"/>
            <w:r>
              <w:t>ListOfMembers</w:t>
            </w:r>
            <w:proofErr w:type="spellEnd"/>
          </w:p>
        </w:tc>
        <w:tc>
          <w:tcPr>
            <w:tcW w:w="1093" w:type="dxa"/>
          </w:tcPr>
          <w:p w:rsidR="00623374" w:rsidRDefault="00623374" w:rsidP="00623374">
            <w:proofErr w:type="spellStart"/>
            <w:r>
              <w:t>FilledDensity</w:t>
            </w:r>
            <w:proofErr w:type="spellEnd"/>
          </w:p>
        </w:tc>
      </w:tr>
      <w:tr w:rsidR="00623374" w:rsidTr="00623374">
        <w:trPr>
          <w:jc w:val="center"/>
        </w:trPr>
        <w:tc>
          <w:tcPr>
            <w:tcW w:w="1448" w:type="dxa"/>
          </w:tcPr>
          <w:p w:rsidR="00735AFE" w:rsidRDefault="00623374">
            <w:pPr>
              <w:jc w:val="center"/>
            </w:pPr>
            <w:r>
              <w:t>1</w:t>
            </w:r>
          </w:p>
        </w:tc>
        <w:tc>
          <w:tcPr>
            <w:tcW w:w="2044" w:type="dxa"/>
          </w:tcPr>
          <w:p w:rsidR="00735AFE" w:rsidRDefault="00623374">
            <w:pPr>
              <w:jc w:val="center"/>
            </w:pPr>
            <w:r>
              <w:t>0.0</w:t>
            </w:r>
          </w:p>
        </w:tc>
        <w:tc>
          <w:tcPr>
            <w:tcW w:w="1724" w:type="dxa"/>
          </w:tcPr>
          <w:p w:rsidR="00623374" w:rsidRDefault="00623374" w:rsidP="00D817EC">
            <w:pPr>
              <w:jc w:val="center"/>
            </w:pPr>
            <w:r>
              <w:t>2</w:t>
            </w:r>
          </w:p>
        </w:tc>
        <w:tc>
          <w:tcPr>
            <w:tcW w:w="1620" w:type="dxa"/>
          </w:tcPr>
          <w:p w:rsidR="00623374" w:rsidRDefault="00623374" w:rsidP="0016382F">
            <w:pPr>
              <w:jc w:val="center"/>
            </w:pPr>
            <w:r>
              <w:t>1,2</w:t>
            </w:r>
          </w:p>
        </w:tc>
        <w:tc>
          <w:tcPr>
            <w:tcW w:w="1093" w:type="dxa"/>
          </w:tcPr>
          <w:p w:rsidR="00623374" w:rsidRDefault="00623374" w:rsidP="00623374">
            <w:pPr>
              <w:jc w:val="center"/>
            </w:pPr>
          </w:p>
        </w:tc>
      </w:tr>
      <w:tr w:rsidR="00623374" w:rsidTr="00623374">
        <w:trPr>
          <w:jc w:val="center"/>
        </w:trPr>
        <w:tc>
          <w:tcPr>
            <w:tcW w:w="1448" w:type="dxa"/>
          </w:tcPr>
          <w:p w:rsidR="00735AFE" w:rsidRDefault="00623374">
            <w:pPr>
              <w:jc w:val="center"/>
            </w:pPr>
            <w:r>
              <w:t>2</w:t>
            </w:r>
          </w:p>
        </w:tc>
        <w:tc>
          <w:tcPr>
            <w:tcW w:w="2044" w:type="dxa"/>
          </w:tcPr>
          <w:p w:rsidR="00735AFE" w:rsidRDefault="00623374">
            <w:pPr>
              <w:jc w:val="center"/>
            </w:pPr>
            <w:r>
              <w:t>-10.0</w:t>
            </w:r>
          </w:p>
        </w:tc>
        <w:tc>
          <w:tcPr>
            <w:tcW w:w="1724" w:type="dxa"/>
          </w:tcPr>
          <w:p w:rsidR="00623374" w:rsidRDefault="00623374" w:rsidP="00D817EC">
            <w:pPr>
              <w:jc w:val="center"/>
            </w:pPr>
            <w:r>
              <w:t>3</w:t>
            </w:r>
          </w:p>
        </w:tc>
        <w:tc>
          <w:tcPr>
            <w:tcW w:w="1620" w:type="dxa"/>
          </w:tcPr>
          <w:p w:rsidR="00623374" w:rsidRDefault="00623374" w:rsidP="0016382F">
            <w:pPr>
              <w:jc w:val="center"/>
            </w:pPr>
            <w:r>
              <w:t>3,4,5</w:t>
            </w:r>
          </w:p>
        </w:tc>
        <w:tc>
          <w:tcPr>
            <w:tcW w:w="1093" w:type="dxa"/>
          </w:tcPr>
          <w:p w:rsidR="00623374" w:rsidRDefault="00623374" w:rsidP="00623374">
            <w:pPr>
              <w:jc w:val="center"/>
            </w:pPr>
            <w:r>
              <w:t>5000</w:t>
            </w:r>
          </w:p>
        </w:tc>
      </w:tr>
    </w:tbl>
    <w:p w:rsidR="00735AFE" w:rsidRDefault="00735AFE"/>
    <w:p w:rsidR="00735AFE" w:rsidRDefault="00735AFE"/>
    <w:p w:rsidR="00735AFE" w:rsidRDefault="00735AFE"/>
    <w:p w:rsidR="00D14BD8" w:rsidRDefault="00D14BD8" w:rsidP="006B6BBD">
      <w:pPr>
        <w:pStyle w:val="Heading3"/>
      </w:pPr>
      <w:r>
        <w:lastRenderedPageBreak/>
        <w:t>Marine growth</w:t>
      </w:r>
      <w:bookmarkEnd w:id="11"/>
      <w:bookmarkEnd w:id="12"/>
    </w:p>
    <w:p w:rsidR="007F2B26" w:rsidRDefault="00862B44" w:rsidP="007F2B26">
      <w:r>
        <w:t xml:space="preserve">Marine growth is </w:t>
      </w:r>
      <w:r w:rsidR="00F00535">
        <w:t xml:space="preserve">taken </w:t>
      </w:r>
      <w:r>
        <w:t xml:space="preserve">into account by increasing the outer diameter of the structural member in </w:t>
      </w:r>
      <w:r w:rsidR="00F00535">
        <w:t xml:space="preserve">the </w:t>
      </w:r>
      <w:r>
        <w:t>calculation of the hydrodynamic wave loads</w:t>
      </w:r>
      <w:r w:rsidR="00496148">
        <w:t xml:space="preserve"> and by adding an added mass and a weight associated with the growth</w:t>
      </w:r>
      <w:r>
        <w:t>. The thickness of the marine growth depends on the depth below sea level.</w:t>
      </w:r>
      <w:r w:rsidR="001E7E5C">
        <w:t xml:space="preserve"> </w:t>
      </w:r>
      <w:r w:rsidR="00CB774D">
        <w:fldChar w:fldCharType="begin"/>
      </w:r>
      <w:r w:rsidR="001E7E5C">
        <w:instrText xml:space="preserve"> REF _Ref297210697 \h </w:instrText>
      </w:r>
      <w:r w:rsidR="00CB774D">
        <w:fldChar w:fldCharType="separate"/>
      </w:r>
      <w:r w:rsidR="009F494D">
        <w:t xml:space="preserve">Table </w:t>
      </w:r>
      <w:r w:rsidR="009F494D">
        <w:rPr>
          <w:noProof/>
        </w:rPr>
        <w:t>6</w:t>
      </w:r>
      <w:r w:rsidR="009F494D">
        <w:t>: Marine Growth</w:t>
      </w:r>
      <w:r w:rsidR="00CB774D">
        <w:fldChar w:fldCharType="end"/>
      </w:r>
      <w:r>
        <w:t xml:space="preserve"> </w:t>
      </w:r>
      <w:r w:rsidR="001E7E5C">
        <w:t xml:space="preserve">shows an example of marine growth thickness and density with depth of water. </w:t>
      </w:r>
      <w:r w:rsidR="00E93E42">
        <w:t xml:space="preserve">The adjusted thickness and density of each member is linearly interpolated according to </w:t>
      </w:r>
      <w:r w:rsidR="00CB774D">
        <w:fldChar w:fldCharType="begin"/>
      </w:r>
      <w:r w:rsidR="00E93E42">
        <w:instrText xml:space="preserve"> REF _Ref303670952 \h </w:instrText>
      </w:r>
      <w:r w:rsidR="00CB774D">
        <w:fldChar w:fldCharType="separate"/>
      </w:r>
      <w:r w:rsidR="009F494D">
        <w:t xml:space="preserve">Table </w:t>
      </w:r>
      <w:r w:rsidR="009F494D">
        <w:rPr>
          <w:noProof/>
        </w:rPr>
        <w:t>6</w:t>
      </w:r>
      <w:r w:rsidR="00CB774D">
        <w:fldChar w:fldCharType="end"/>
      </w:r>
      <w:r w:rsidR="00E93E42">
        <w:t xml:space="preserve">. </w:t>
      </w:r>
    </w:p>
    <w:p w:rsidR="00862B44" w:rsidRDefault="00862B44" w:rsidP="00862B44">
      <w:pPr>
        <w:pStyle w:val="Caption"/>
        <w:keepNext/>
        <w:jc w:val="center"/>
      </w:pPr>
      <w:bookmarkStart w:id="13" w:name="_Ref303670952"/>
      <w:bookmarkStart w:id="14" w:name="_Ref297210697"/>
      <w:r>
        <w:t xml:space="preserve">Table </w:t>
      </w:r>
      <w:r w:rsidR="008F79C7">
        <w:fldChar w:fldCharType="begin"/>
      </w:r>
      <w:r w:rsidR="008F79C7">
        <w:instrText xml:space="preserve"> SEQ Table \* ARABIC </w:instrText>
      </w:r>
      <w:r w:rsidR="008F79C7">
        <w:fldChar w:fldCharType="separate"/>
      </w:r>
      <w:r w:rsidR="009F494D">
        <w:rPr>
          <w:noProof/>
        </w:rPr>
        <w:t>6</w:t>
      </w:r>
      <w:r w:rsidR="008F79C7">
        <w:rPr>
          <w:noProof/>
        </w:rPr>
        <w:fldChar w:fldCharType="end"/>
      </w:r>
      <w:bookmarkEnd w:id="13"/>
      <w:r>
        <w:t>: Marine Growth</w:t>
      </w:r>
      <w:bookmarkEnd w:id="14"/>
    </w:p>
    <w:tbl>
      <w:tblPr>
        <w:tblW w:w="0" w:type="auto"/>
        <w:jc w:val="center"/>
        <w:tblInd w:w="-162" w:type="dxa"/>
        <w:tblLook w:val="04A0" w:firstRow="1" w:lastRow="0" w:firstColumn="1" w:lastColumn="0" w:noHBand="0" w:noVBand="1"/>
      </w:tblPr>
      <w:tblGrid>
        <w:gridCol w:w="1146"/>
        <w:gridCol w:w="1941"/>
        <w:gridCol w:w="2082"/>
      </w:tblGrid>
      <w:tr w:rsidR="00862B44" w:rsidRPr="00862B44" w:rsidTr="00862B44">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Table size:</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9</w:t>
            </w:r>
          </w:p>
        </w:tc>
      </w:tr>
      <w:tr w:rsidR="00862B44" w:rsidRPr="00862B44" w:rsidTr="00862B44">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62B44" w:rsidRPr="00862B44" w:rsidRDefault="003A7972" w:rsidP="00862B4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w:t>
            </w:r>
            <w:r w:rsidR="00862B44" w:rsidRPr="00862B44">
              <w:rPr>
                <w:rFonts w:ascii="Calibri" w:eastAsia="Times New Roman" w:hAnsi="Calibri" w:cs="Times New Roman"/>
                <w:color w:val="000000"/>
              </w:rPr>
              <w:t>epth (m)</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62B44" w:rsidRPr="00862B44" w:rsidRDefault="0047287A" w:rsidP="00862B44">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MGT</w:t>
            </w:r>
            <w:r w:rsidR="00862B44" w:rsidRPr="00862B44">
              <w:rPr>
                <w:rFonts w:ascii="Calibri" w:eastAsia="Times New Roman" w:hAnsi="Calibri" w:cs="Times New Roman"/>
                <w:color w:val="000000"/>
              </w:rPr>
              <w:t>hickness</w:t>
            </w:r>
            <w:proofErr w:type="spellEnd"/>
            <w:r w:rsidR="00862B44" w:rsidRPr="00862B44">
              <w:rPr>
                <w:rFonts w:ascii="Calibri" w:eastAsia="Times New Roman" w:hAnsi="Calibri" w:cs="Times New Roman"/>
                <w:color w:val="000000"/>
              </w:rPr>
              <w:t xml:space="preserve"> (mm)</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62B44" w:rsidRPr="00862B44" w:rsidRDefault="0047287A" w:rsidP="00862B44">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MGD</w:t>
            </w:r>
            <w:r w:rsidRPr="00862B44">
              <w:rPr>
                <w:rFonts w:ascii="Calibri" w:eastAsia="Times New Roman" w:hAnsi="Calibri" w:cs="Times New Roman"/>
                <w:color w:val="000000"/>
              </w:rPr>
              <w:t>ensity</w:t>
            </w:r>
            <w:proofErr w:type="spellEnd"/>
            <w:r w:rsidRPr="00862B44">
              <w:rPr>
                <w:rFonts w:ascii="Calibri" w:eastAsia="Times New Roman" w:hAnsi="Calibri" w:cs="Times New Roman"/>
                <w:color w:val="000000"/>
              </w:rPr>
              <w:t xml:space="preserve"> </w:t>
            </w:r>
            <w:r w:rsidR="00862B44" w:rsidRPr="00862B44">
              <w:rPr>
                <w:rFonts w:ascii="Calibri" w:eastAsia="Times New Roman" w:hAnsi="Calibri" w:cs="Times New Roman"/>
                <w:color w:val="000000"/>
              </w:rPr>
              <w:t>(kg/m^3)</w:t>
            </w:r>
          </w:p>
        </w:tc>
      </w:tr>
      <w:tr w:rsidR="00862B44" w:rsidRPr="00862B44" w:rsidTr="00862B44">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rsidR="00862B44" w:rsidRPr="00862B44" w:rsidRDefault="00862B44" w:rsidP="00862B44">
            <w:pPr>
              <w:spacing w:after="0" w:line="240" w:lineRule="auto"/>
              <w:rPr>
                <w:rFonts w:ascii="Calibri" w:eastAsia="Times New Roman" w:hAnsi="Calibri" w:cs="Times New Roman"/>
                <w:color w:val="000000"/>
              </w:rPr>
            </w:pPr>
          </w:p>
        </w:tc>
        <w:tc>
          <w:tcPr>
            <w:tcW w:w="0" w:type="auto"/>
            <w:vMerge/>
            <w:tcBorders>
              <w:top w:val="nil"/>
              <w:left w:val="single" w:sz="4" w:space="0" w:color="auto"/>
              <w:bottom w:val="single" w:sz="4" w:space="0" w:color="auto"/>
              <w:right w:val="single" w:sz="4" w:space="0" w:color="auto"/>
            </w:tcBorders>
            <w:vAlign w:val="center"/>
            <w:hideMark/>
          </w:tcPr>
          <w:p w:rsidR="00862B44" w:rsidRPr="00862B44" w:rsidRDefault="00862B44" w:rsidP="00862B44">
            <w:pPr>
              <w:spacing w:after="0" w:line="240" w:lineRule="auto"/>
              <w:rPr>
                <w:rFonts w:ascii="Calibri" w:eastAsia="Times New Roman" w:hAnsi="Calibri" w:cs="Times New Roman"/>
                <w:color w:val="000000"/>
              </w:rPr>
            </w:pPr>
          </w:p>
        </w:tc>
        <w:tc>
          <w:tcPr>
            <w:tcW w:w="0" w:type="auto"/>
            <w:vMerge/>
            <w:tcBorders>
              <w:top w:val="nil"/>
              <w:left w:val="single" w:sz="4" w:space="0" w:color="auto"/>
              <w:bottom w:val="single" w:sz="4" w:space="0" w:color="auto"/>
              <w:right w:val="single" w:sz="4" w:space="0" w:color="auto"/>
            </w:tcBorders>
            <w:vAlign w:val="center"/>
            <w:hideMark/>
          </w:tcPr>
          <w:p w:rsidR="00862B44" w:rsidRPr="00862B44" w:rsidRDefault="00862B44" w:rsidP="00862B44">
            <w:pPr>
              <w:spacing w:after="0" w:line="240" w:lineRule="auto"/>
              <w:rPr>
                <w:rFonts w:ascii="Calibri" w:eastAsia="Times New Roman" w:hAnsi="Calibri" w:cs="Times New Roman"/>
                <w:color w:val="000000"/>
              </w:rPr>
            </w:pP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2</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-2</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-20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-30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-40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100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-45</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50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r w:rsidR="00862B44" w:rsidRPr="00862B44" w:rsidTr="00862B44">
        <w:trPr>
          <w:trHeight w:val="49"/>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-50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50</w:t>
            </w:r>
            <w:r w:rsidR="00981308">
              <w:rPr>
                <w:rFonts w:ascii="Calibri" w:eastAsia="Times New Roman" w:hAnsi="Calibri" w:cs="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rsidR="00862B44" w:rsidRPr="00862B44" w:rsidRDefault="00862B44" w:rsidP="00862B44">
            <w:pPr>
              <w:spacing w:after="0" w:line="240" w:lineRule="auto"/>
              <w:jc w:val="center"/>
              <w:rPr>
                <w:rFonts w:ascii="Calibri" w:eastAsia="Times New Roman" w:hAnsi="Calibri" w:cs="Times New Roman"/>
                <w:color w:val="000000"/>
              </w:rPr>
            </w:pPr>
            <w:r w:rsidRPr="00862B44">
              <w:rPr>
                <w:rFonts w:ascii="Calibri" w:eastAsia="Times New Roman" w:hAnsi="Calibri" w:cs="Times New Roman"/>
                <w:color w:val="000000"/>
              </w:rPr>
              <w:t>1100</w:t>
            </w:r>
            <w:r w:rsidR="00981308">
              <w:rPr>
                <w:rFonts w:ascii="Calibri" w:eastAsia="Times New Roman" w:hAnsi="Calibri" w:cs="Times New Roman"/>
                <w:color w:val="000000"/>
              </w:rPr>
              <w:t>.0</w:t>
            </w:r>
          </w:p>
        </w:tc>
      </w:tr>
    </w:tbl>
    <w:p w:rsidR="00862B44" w:rsidRPr="007F2B26" w:rsidRDefault="00862B44" w:rsidP="007F2B26"/>
    <w:p w:rsidR="00D14BD8" w:rsidRDefault="0042213C" w:rsidP="006B6BBD">
      <w:pPr>
        <w:pStyle w:val="Heading3"/>
      </w:pPr>
      <w:bookmarkStart w:id="15" w:name="_Toc317064093"/>
      <w:r>
        <w:t>Added mass</w:t>
      </w:r>
      <w:r w:rsidR="00BE4D51">
        <w:t xml:space="preserve"> coefficient</w:t>
      </w:r>
      <w:r w:rsidR="00D74560">
        <w:t>s</w:t>
      </w:r>
      <w:r w:rsidR="00BE4D51">
        <w:t xml:space="preserve"> and drag coefficient</w:t>
      </w:r>
      <w:r w:rsidR="00D74560">
        <w:t>s</w:t>
      </w:r>
      <w:bookmarkEnd w:id="15"/>
    </w:p>
    <w:p w:rsidR="00BE4D51" w:rsidRPr="00BE4D51" w:rsidRDefault="00751A49" w:rsidP="00BE4D51">
      <w:r>
        <w:t>There are</w:t>
      </w:r>
      <w:r w:rsidR="00BC4DF0">
        <w:t xml:space="preserve"> three options for the </w:t>
      </w:r>
      <w:r w:rsidR="0042213C">
        <w:t>added mass</w:t>
      </w:r>
      <w:r w:rsidR="00BC4DF0">
        <w:t xml:space="preserve"> and drag coefficients inputs, which are user option 1, </w:t>
      </w:r>
      <w:r w:rsidR="00496148">
        <w:t xml:space="preserve">2 </w:t>
      </w:r>
      <w:r w:rsidR="00BC4DF0">
        <w:t xml:space="preserve">and user option </w:t>
      </w:r>
      <w:r w:rsidR="00496148">
        <w:t>3</w:t>
      </w:r>
      <w:r w:rsidR="00BC4DF0">
        <w:t xml:space="preserve">. </w:t>
      </w:r>
      <w:r w:rsidR="00496148">
        <w:t xml:space="preserve">Default coefficients are used for option 1. </w:t>
      </w:r>
      <w:r w:rsidR="00CD735D">
        <w:t xml:space="preserve">The </w:t>
      </w:r>
      <w:r w:rsidR="00496148">
        <w:t>de</w:t>
      </w:r>
      <w:r w:rsidR="00CD735D">
        <w:t>fault coefficients</w:t>
      </w:r>
      <w:r w:rsidR="00524036">
        <w:t xml:space="preserve"> </w:t>
      </w:r>
      <w:r w:rsidR="00CB774D">
        <w:fldChar w:fldCharType="begin"/>
      </w:r>
      <w:r w:rsidR="00524036">
        <w:instrText xml:space="preserve"> REF _Ref297291398 \n \h </w:instrText>
      </w:r>
      <w:r w:rsidR="00CB774D">
        <w:fldChar w:fldCharType="separate"/>
      </w:r>
      <w:r w:rsidR="009F494D">
        <w:t>[1]</w:t>
      </w:r>
      <w:r w:rsidR="00CB774D">
        <w:fldChar w:fldCharType="end"/>
      </w:r>
      <w:r w:rsidR="00CD735D">
        <w:t xml:space="preserve"> are listed in </w:t>
      </w:r>
      <w:r w:rsidR="00CB774D">
        <w:fldChar w:fldCharType="begin"/>
      </w:r>
      <w:r w:rsidR="008B348B">
        <w:instrText xml:space="preserve"> REF _Ref297209930 \h </w:instrText>
      </w:r>
      <w:r w:rsidR="00CB774D">
        <w:fldChar w:fldCharType="separate"/>
      </w:r>
      <w:r w:rsidR="009F494D">
        <w:t xml:space="preserve">Table </w:t>
      </w:r>
      <w:r w:rsidR="009F494D">
        <w:rPr>
          <w:noProof/>
        </w:rPr>
        <w:t>7</w:t>
      </w:r>
      <w:r w:rsidR="009F494D">
        <w:t>: User option 1 - Default coefficients</w:t>
      </w:r>
      <w:r w:rsidR="00CB774D">
        <w:fldChar w:fldCharType="end"/>
      </w:r>
      <w:r w:rsidR="00524036">
        <w:t>.</w:t>
      </w:r>
      <w:r w:rsidR="000E1004">
        <w:t xml:space="preserve"> </w:t>
      </w:r>
      <w:r w:rsidR="00740E90">
        <w:t>The coefficients with marine growth will be taking into account according to the depth</w:t>
      </w:r>
      <w:r w:rsidR="00056A3C">
        <w:t>-</w:t>
      </w:r>
      <w:r w:rsidR="00740E90">
        <w:t xml:space="preserve">dependent marine growth user provided as in </w:t>
      </w:r>
      <w:r w:rsidR="00CB774D">
        <w:fldChar w:fldCharType="begin"/>
      </w:r>
      <w:r w:rsidR="00740E90">
        <w:instrText xml:space="preserve"> REF _Ref303670952 \h </w:instrText>
      </w:r>
      <w:r w:rsidR="00CB774D">
        <w:fldChar w:fldCharType="separate"/>
      </w:r>
      <w:r w:rsidR="009F494D">
        <w:t xml:space="preserve">Table </w:t>
      </w:r>
      <w:r w:rsidR="009F494D">
        <w:rPr>
          <w:noProof/>
        </w:rPr>
        <w:t>6</w:t>
      </w:r>
      <w:r w:rsidR="00CB774D">
        <w:fldChar w:fldCharType="end"/>
      </w:r>
      <w:r w:rsidR="00740E90">
        <w:t>.</w:t>
      </w:r>
      <w:r w:rsidR="008B348B">
        <w:t xml:space="preserve"> </w:t>
      </w:r>
      <w:r w:rsidR="00BC4DF0">
        <w:t xml:space="preserve">For user option </w:t>
      </w:r>
      <w:r w:rsidR="00496148">
        <w:t>2</w:t>
      </w:r>
      <w:r w:rsidR="00BC4DF0">
        <w:t>, t</w:t>
      </w:r>
      <w:r w:rsidR="008B783C">
        <w:t xml:space="preserve">he user can provide </w:t>
      </w:r>
      <w:r w:rsidR="0042213C">
        <w:t>added mass</w:t>
      </w:r>
      <w:r w:rsidR="008B783C">
        <w:t xml:space="preserve"> coefficients and drag coefficients </w:t>
      </w:r>
      <w:r w:rsidR="00D31153">
        <w:t xml:space="preserve">in terms of depth </w:t>
      </w:r>
      <w:r>
        <w:t xml:space="preserve">such </w:t>
      </w:r>
      <w:r w:rsidR="00D31153">
        <w:t>as</w:t>
      </w:r>
      <w:r w:rsidR="000E1004">
        <w:t xml:space="preserve"> </w:t>
      </w:r>
      <w:r w:rsidR="00CB774D">
        <w:fldChar w:fldCharType="begin"/>
      </w:r>
      <w:r w:rsidR="000E1004">
        <w:instrText xml:space="preserve"> REF _Ref309028344 \h </w:instrText>
      </w:r>
      <w:r w:rsidR="00CB774D">
        <w:fldChar w:fldCharType="separate"/>
      </w:r>
      <w:r w:rsidR="009F494D">
        <w:t xml:space="preserve">Table </w:t>
      </w:r>
      <w:r w:rsidR="009F494D">
        <w:rPr>
          <w:noProof/>
        </w:rPr>
        <w:t>8</w:t>
      </w:r>
      <w:r w:rsidR="00CB774D">
        <w:fldChar w:fldCharType="end"/>
      </w:r>
      <w:r w:rsidR="008B783C">
        <w:t xml:space="preserve">. </w:t>
      </w:r>
      <w:r w:rsidR="00BC4DF0">
        <w:t xml:space="preserve">For user option </w:t>
      </w:r>
      <w:r w:rsidR="00496148">
        <w:t>3</w:t>
      </w:r>
      <w:r w:rsidR="00BC4DF0">
        <w:t xml:space="preserve">, the user can provide </w:t>
      </w:r>
      <w:r w:rsidR="0042213C">
        <w:t>added mass</w:t>
      </w:r>
      <w:r w:rsidR="00BC4DF0">
        <w:t xml:space="preserve"> coefficients and drag coefficients for each member as </w:t>
      </w:r>
      <w:r w:rsidR="00CB774D">
        <w:fldChar w:fldCharType="begin"/>
      </w:r>
      <w:r w:rsidR="000D0D16">
        <w:instrText xml:space="preserve"> REF _Ref303671926 \h </w:instrText>
      </w:r>
      <w:r w:rsidR="00CB774D">
        <w:fldChar w:fldCharType="separate"/>
      </w:r>
      <w:r w:rsidR="009F494D">
        <w:t xml:space="preserve">Table </w:t>
      </w:r>
      <w:r w:rsidR="009F494D">
        <w:rPr>
          <w:noProof/>
        </w:rPr>
        <w:t>9</w:t>
      </w:r>
      <w:r w:rsidR="00CB774D">
        <w:fldChar w:fldCharType="end"/>
      </w:r>
      <w:r w:rsidR="00BC4DF0">
        <w:t>.</w:t>
      </w:r>
      <w:r>
        <w:t xml:space="preserve"> In </w:t>
      </w:r>
      <w:r w:rsidR="00CB774D">
        <w:fldChar w:fldCharType="begin"/>
      </w:r>
      <w:r>
        <w:instrText xml:space="preserve"> REF _Ref303671926 \h </w:instrText>
      </w:r>
      <w:r w:rsidR="00CB774D">
        <w:fldChar w:fldCharType="separate"/>
      </w:r>
      <w:r w:rsidR="009F494D">
        <w:t xml:space="preserve">Table </w:t>
      </w:r>
      <w:r w:rsidR="009F494D">
        <w:rPr>
          <w:noProof/>
        </w:rPr>
        <w:t>9</w:t>
      </w:r>
      <w:r w:rsidR="00CB774D">
        <w:fldChar w:fldCharType="end"/>
      </w:r>
      <w:r>
        <w:t>, CA1</w:t>
      </w:r>
      <w:r w:rsidR="009A3E85">
        <w:t>, CD1</w:t>
      </w:r>
      <w:r>
        <w:t>,</w:t>
      </w:r>
      <w:r w:rsidR="009A3E85">
        <w:t xml:space="preserve"> and </w:t>
      </w:r>
      <w:r>
        <w:t>CA2</w:t>
      </w:r>
      <w:r w:rsidR="009A3E85">
        <w:t>, CD2</w:t>
      </w:r>
      <w:r>
        <w:t xml:space="preserve"> are corresponding to </w:t>
      </w:r>
      <w:r w:rsidR="009A3E85">
        <w:t>Joint</w:t>
      </w:r>
      <w:r>
        <w:t xml:space="preserve">1 and </w:t>
      </w:r>
      <w:r w:rsidR="009A3E85">
        <w:t>Joint</w:t>
      </w:r>
      <w:r>
        <w:t>2 respectively.</w:t>
      </w:r>
      <w:r w:rsidR="002B22FB">
        <w:t xml:space="preserve"> If not all the members are provided, then default CA and CD will be used.</w:t>
      </w:r>
      <w:r>
        <w:t xml:space="preserve"> </w:t>
      </w:r>
      <w:r w:rsidR="00DD00C3">
        <w:t xml:space="preserve">For user defined options, the added mass and drag coefficient for each marker are linearly interpolated according to the table provided by the user. </w:t>
      </w:r>
    </w:p>
    <w:p w:rsidR="008B348B" w:rsidRDefault="008B348B" w:rsidP="008B348B">
      <w:pPr>
        <w:pStyle w:val="Caption"/>
        <w:keepNext/>
        <w:jc w:val="center"/>
      </w:pPr>
      <w:bookmarkStart w:id="16" w:name="_Ref297209930"/>
      <w:r>
        <w:t xml:space="preserve">Table </w:t>
      </w:r>
      <w:r w:rsidR="008F79C7">
        <w:fldChar w:fldCharType="begin"/>
      </w:r>
      <w:r w:rsidR="008F79C7">
        <w:instrText xml:space="preserve"> SEQ Table \* ARABIC </w:instrText>
      </w:r>
      <w:r w:rsidR="008F79C7">
        <w:fldChar w:fldCharType="separate"/>
      </w:r>
      <w:r w:rsidR="009F494D">
        <w:rPr>
          <w:noProof/>
        </w:rPr>
        <w:t>7</w:t>
      </w:r>
      <w:r w:rsidR="008F79C7">
        <w:rPr>
          <w:noProof/>
        </w:rPr>
        <w:fldChar w:fldCharType="end"/>
      </w:r>
      <w:r>
        <w:t xml:space="preserve">: </w:t>
      </w:r>
      <w:r w:rsidR="006B0AB8">
        <w:t xml:space="preserve">User option </w:t>
      </w:r>
      <w:r w:rsidR="000E1004">
        <w:t>1</w:t>
      </w:r>
      <w:r w:rsidR="006B0AB8">
        <w:t xml:space="preserve"> - </w:t>
      </w:r>
      <w:r>
        <w:t>Defau</w:t>
      </w:r>
      <w:r w:rsidR="00E93E42">
        <w:t>l</w:t>
      </w:r>
      <w:r>
        <w:t>t coefficients</w:t>
      </w:r>
      <w:bookmarkEnd w:id="16"/>
    </w:p>
    <w:tbl>
      <w:tblPr>
        <w:tblW w:w="5631" w:type="dxa"/>
        <w:jc w:val="center"/>
        <w:tblInd w:w="677" w:type="dxa"/>
        <w:tblLook w:val="04A0" w:firstRow="1" w:lastRow="0" w:firstColumn="1" w:lastColumn="0" w:noHBand="0" w:noVBand="1"/>
      </w:tblPr>
      <w:tblGrid>
        <w:gridCol w:w="622"/>
        <w:gridCol w:w="1100"/>
        <w:gridCol w:w="3909"/>
      </w:tblGrid>
      <w:tr w:rsidR="00CD735D" w:rsidRPr="00CD735D" w:rsidTr="006B0AB8">
        <w:trPr>
          <w:trHeight w:val="300"/>
          <w:jc w:val="center"/>
        </w:trPr>
        <w:tc>
          <w:tcPr>
            <w:tcW w:w="6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735D" w:rsidRPr="00CD735D" w:rsidRDefault="00CD735D" w:rsidP="00CD735D">
            <w:pPr>
              <w:spacing w:after="0" w:line="240" w:lineRule="auto"/>
              <w:jc w:val="center"/>
              <w:rPr>
                <w:rFonts w:ascii="Calibri" w:eastAsia="Times New Roman" w:hAnsi="Calibri" w:cs="Times New Roman"/>
                <w:color w:val="000000"/>
              </w:rPr>
            </w:pPr>
            <w:r w:rsidRPr="00CD735D">
              <w:rPr>
                <w:rFonts w:ascii="Calibri" w:eastAsia="Times New Roman" w:hAnsi="Calibri" w:cs="Times New Roman"/>
                <w:color w:val="000000"/>
              </w:rPr>
              <w:t>C</w:t>
            </w:r>
            <w:r w:rsidRPr="00873770">
              <w:rPr>
                <w:rFonts w:ascii="Calibri" w:eastAsia="Times New Roman" w:hAnsi="Calibri" w:cs="Times New Roman"/>
                <w:color w:val="000000"/>
                <w:vertAlign w:val="subscript"/>
              </w:rPr>
              <w:t>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CD735D" w:rsidRPr="00CD735D" w:rsidRDefault="009F176E" w:rsidP="00CD735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c>
          <w:tcPr>
            <w:tcW w:w="3909" w:type="dxa"/>
            <w:tcBorders>
              <w:top w:val="single" w:sz="4" w:space="0" w:color="auto"/>
              <w:left w:val="nil"/>
              <w:bottom w:val="single" w:sz="4" w:space="0" w:color="auto"/>
              <w:right w:val="single" w:sz="4" w:space="0" w:color="auto"/>
            </w:tcBorders>
            <w:shd w:val="clear" w:color="auto" w:fill="auto"/>
            <w:noWrap/>
            <w:vAlign w:val="center"/>
            <w:hideMark/>
          </w:tcPr>
          <w:p w:rsidR="00136C44" w:rsidRDefault="009F176E">
            <w:pPr>
              <w:spacing w:after="0" w:line="240" w:lineRule="auto"/>
              <w:rPr>
                <w:rFonts w:ascii="Calibri" w:eastAsia="Times New Roman" w:hAnsi="Calibri" w:cs="Times New Roman"/>
                <w:color w:val="000000"/>
              </w:rPr>
            </w:pPr>
            <w:r>
              <w:rPr>
                <w:rFonts w:ascii="Calibri" w:eastAsia="Times New Roman" w:hAnsi="Calibri" w:cs="Times New Roman"/>
                <w:color w:val="000000"/>
              </w:rPr>
              <w:t>smooth surface</w:t>
            </w:r>
            <w:r w:rsidR="006B0AB8">
              <w:rPr>
                <w:rFonts w:ascii="Calibri" w:eastAsia="Times New Roman" w:hAnsi="Calibri" w:cs="Times New Roman"/>
                <w:color w:val="000000"/>
              </w:rPr>
              <w:t xml:space="preserve"> without marine growth</w:t>
            </w:r>
          </w:p>
        </w:tc>
      </w:tr>
      <w:tr w:rsidR="00CD735D" w:rsidRPr="00CD735D" w:rsidTr="006B0AB8">
        <w:trPr>
          <w:trHeight w:val="300"/>
          <w:jc w:val="center"/>
        </w:trPr>
        <w:tc>
          <w:tcPr>
            <w:tcW w:w="622" w:type="dxa"/>
            <w:vMerge/>
            <w:tcBorders>
              <w:top w:val="single" w:sz="4" w:space="0" w:color="auto"/>
              <w:left w:val="single" w:sz="4" w:space="0" w:color="auto"/>
              <w:bottom w:val="single" w:sz="4" w:space="0" w:color="auto"/>
              <w:right w:val="single" w:sz="4" w:space="0" w:color="auto"/>
            </w:tcBorders>
            <w:vAlign w:val="center"/>
            <w:hideMark/>
          </w:tcPr>
          <w:p w:rsidR="00CD735D" w:rsidRPr="00CD735D" w:rsidRDefault="00CD735D" w:rsidP="00CD735D">
            <w:pPr>
              <w:spacing w:after="0" w:line="240" w:lineRule="auto"/>
              <w:rPr>
                <w:rFonts w:ascii="Calibri" w:eastAsia="Times New Roman" w:hAnsi="Calibri" w:cs="Times New Roman"/>
                <w:color w:val="000000"/>
              </w:rPr>
            </w:pPr>
          </w:p>
        </w:tc>
        <w:tc>
          <w:tcPr>
            <w:tcW w:w="1100" w:type="dxa"/>
            <w:tcBorders>
              <w:top w:val="nil"/>
              <w:left w:val="nil"/>
              <w:bottom w:val="single" w:sz="4" w:space="0" w:color="auto"/>
              <w:right w:val="single" w:sz="4" w:space="0" w:color="auto"/>
            </w:tcBorders>
            <w:shd w:val="clear" w:color="auto" w:fill="auto"/>
            <w:noWrap/>
            <w:vAlign w:val="bottom"/>
            <w:hideMark/>
          </w:tcPr>
          <w:p w:rsidR="00CD735D" w:rsidRPr="00CD735D" w:rsidRDefault="009F176E" w:rsidP="00CD735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1.05</w:t>
            </w:r>
          </w:p>
        </w:tc>
        <w:tc>
          <w:tcPr>
            <w:tcW w:w="3909" w:type="dxa"/>
            <w:tcBorders>
              <w:top w:val="single" w:sz="4" w:space="0" w:color="auto"/>
              <w:left w:val="nil"/>
              <w:bottom w:val="single" w:sz="4" w:space="0" w:color="auto"/>
              <w:right w:val="single" w:sz="4" w:space="0" w:color="auto"/>
            </w:tcBorders>
            <w:shd w:val="clear" w:color="auto" w:fill="auto"/>
            <w:noWrap/>
            <w:vAlign w:val="center"/>
            <w:hideMark/>
          </w:tcPr>
          <w:p w:rsidR="00136C44" w:rsidRDefault="009F176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rough </w:t>
            </w:r>
            <w:r w:rsidR="00CD735D" w:rsidRPr="00CD735D">
              <w:rPr>
                <w:rFonts w:ascii="Calibri" w:eastAsia="Times New Roman" w:hAnsi="Calibri" w:cs="Times New Roman"/>
                <w:color w:val="000000"/>
              </w:rPr>
              <w:t>with marine growth</w:t>
            </w:r>
          </w:p>
        </w:tc>
      </w:tr>
      <w:tr w:rsidR="00CD735D" w:rsidRPr="00CD735D" w:rsidTr="006B0AB8">
        <w:trPr>
          <w:trHeight w:val="300"/>
          <w:jc w:val="center"/>
        </w:trPr>
        <w:tc>
          <w:tcPr>
            <w:tcW w:w="6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D735D" w:rsidRPr="00CD735D" w:rsidRDefault="00CD735D" w:rsidP="0042213C">
            <w:pPr>
              <w:spacing w:after="0" w:line="240" w:lineRule="auto"/>
              <w:jc w:val="center"/>
              <w:rPr>
                <w:rFonts w:ascii="Calibri" w:eastAsia="Times New Roman" w:hAnsi="Calibri" w:cs="Times New Roman"/>
                <w:color w:val="000000"/>
              </w:rPr>
            </w:pPr>
            <w:r w:rsidRPr="00CD735D">
              <w:rPr>
                <w:rFonts w:ascii="Calibri" w:eastAsia="Times New Roman" w:hAnsi="Calibri" w:cs="Times New Roman"/>
                <w:color w:val="000000"/>
              </w:rPr>
              <w:t>C</w:t>
            </w:r>
            <w:r w:rsidR="0042213C">
              <w:rPr>
                <w:rFonts w:ascii="Calibri" w:eastAsia="Times New Roman" w:hAnsi="Calibri" w:cs="Times New Roman"/>
                <w:color w:val="000000"/>
                <w:vertAlign w:val="subscript"/>
              </w:rPr>
              <w:t>a</w:t>
            </w:r>
          </w:p>
        </w:tc>
        <w:tc>
          <w:tcPr>
            <w:tcW w:w="1100" w:type="dxa"/>
            <w:tcBorders>
              <w:top w:val="nil"/>
              <w:left w:val="nil"/>
              <w:bottom w:val="single" w:sz="4" w:space="0" w:color="auto"/>
              <w:right w:val="single" w:sz="4" w:space="0" w:color="auto"/>
            </w:tcBorders>
            <w:shd w:val="clear" w:color="auto" w:fill="auto"/>
            <w:noWrap/>
            <w:vAlign w:val="bottom"/>
            <w:hideMark/>
          </w:tcPr>
          <w:p w:rsidR="00CD735D" w:rsidRPr="00CD735D" w:rsidRDefault="0042213C" w:rsidP="00CD735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CD735D" w:rsidRPr="00CD735D">
              <w:rPr>
                <w:rFonts w:ascii="Calibri" w:eastAsia="Times New Roman" w:hAnsi="Calibri" w:cs="Times New Roman"/>
                <w:color w:val="000000"/>
              </w:rPr>
              <w:t>.</w:t>
            </w:r>
            <w:r w:rsidR="009F176E">
              <w:rPr>
                <w:rFonts w:ascii="Calibri" w:eastAsia="Times New Roman" w:hAnsi="Calibri" w:cs="Times New Roman"/>
                <w:color w:val="000000"/>
              </w:rPr>
              <w:t>6</w:t>
            </w:r>
          </w:p>
        </w:tc>
        <w:tc>
          <w:tcPr>
            <w:tcW w:w="3909" w:type="dxa"/>
            <w:tcBorders>
              <w:top w:val="single" w:sz="4" w:space="0" w:color="auto"/>
              <w:left w:val="nil"/>
              <w:bottom w:val="single" w:sz="4" w:space="0" w:color="auto"/>
              <w:right w:val="single" w:sz="4" w:space="0" w:color="auto"/>
            </w:tcBorders>
            <w:shd w:val="clear" w:color="auto" w:fill="auto"/>
            <w:noWrap/>
            <w:vAlign w:val="center"/>
            <w:hideMark/>
          </w:tcPr>
          <w:p w:rsidR="00136C44" w:rsidRDefault="009F176E">
            <w:pPr>
              <w:spacing w:after="0" w:line="240" w:lineRule="auto"/>
              <w:rPr>
                <w:rFonts w:ascii="Calibri" w:eastAsia="Times New Roman" w:hAnsi="Calibri" w:cs="Times New Roman"/>
                <w:color w:val="000000"/>
              </w:rPr>
            </w:pPr>
            <w:r>
              <w:rPr>
                <w:rFonts w:ascii="Calibri" w:eastAsia="Times New Roman" w:hAnsi="Calibri" w:cs="Times New Roman"/>
                <w:color w:val="000000"/>
              </w:rPr>
              <w:t>smooth surface</w:t>
            </w:r>
            <w:r w:rsidR="006B0AB8">
              <w:rPr>
                <w:rFonts w:ascii="Calibri" w:eastAsia="Times New Roman" w:hAnsi="Calibri" w:cs="Times New Roman"/>
                <w:color w:val="000000"/>
              </w:rPr>
              <w:t xml:space="preserve"> without marine growth</w:t>
            </w:r>
          </w:p>
        </w:tc>
      </w:tr>
      <w:tr w:rsidR="00CD735D" w:rsidRPr="00CD735D" w:rsidTr="006B0AB8">
        <w:trPr>
          <w:trHeight w:val="300"/>
          <w:jc w:val="center"/>
        </w:trPr>
        <w:tc>
          <w:tcPr>
            <w:tcW w:w="622" w:type="dxa"/>
            <w:vMerge/>
            <w:tcBorders>
              <w:top w:val="nil"/>
              <w:left w:val="single" w:sz="4" w:space="0" w:color="auto"/>
              <w:bottom w:val="single" w:sz="4" w:space="0" w:color="auto"/>
              <w:right w:val="single" w:sz="4" w:space="0" w:color="auto"/>
            </w:tcBorders>
            <w:vAlign w:val="center"/>
            <w:hideMark/>
          </w:tcPr>
          <w:p w:rsidR="00CD735D" w:rsidRPr="00CD735D" w:rsidRDefault="00CD735D" w:rsidP="00CD735D">
            <w:pPr>
              <w:spacing w:after="0" w:line="240" w:lineRule="auto"/>
              <w:rPr>
                <w:rFonts w:ascii="Calibri" w:eastAsia="Times New Roman" w:hAnsi="Calibri" w:cs="Times New Roman"/>
                <w:color w:val="000000"/>
              </w:rPr>
            </w:pPr>
          </w:p>
        </w:tc>
        <w:tc>
          <w:tcPr>
            <w:tcW w:w="1100" w:type="dxa"/>
            <w:tcBorders>
              <w:top w:val="nil"/>
              <w:left w:val="nil"/>
              <w:bottom w:val="single" w:sz="4" w:space="0" w:color="auto"/>
              <w:right w:val="single" w:sz="4" w:space="0" w:color="auto"/>
            </w:tcBorders>
            <w:shd w:val="clear" w:color="auto" w:fill="auto"/>
            <w:noWrap/>
            <w:vAlign w:val="bottom"/>
            <w:hideMark/>
          </w:tcPr>
          <w:p w:rsidR="00CD735D" w:rsidRPr="00CD735D" w:rsidRDefault="00192DAC" w:rsidP="00192DA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9F176E">
              <w:rPr>
                <w:rFonts w:ascii="Calibri" w:eastAsia="Times New Roman" w:hAnsi="Calibri" w:cs="Times New Roman"/>
                <w:color w:val="000000"/>
              </w:rPr>
              <w:t>.</w:t>
            </w:r>
            <w:r>
              <w:rPr>
                <w:rFonts w:ascii="Calibri" w:eastAsia="Times New Roman" w:hAnsi="Calibri" w:cs="Times New Roman"/>
                <w:color w:val="000000"/>
              </w:rPr>
              <w:t>0</w:t>
            </w:r>
          </w:p>
        </w:tc>
        <w:tc>
          <w:tcPr>
            <w:tcW w:w="3909" w:type="dxa"/>
            <w:tcBorders>
              <w:top w:val="single" w:sz="4" w:space="0" w:color="auto"/>
              <w:left w:val="nil"/>
              <w:bottom w:val="single" w:sz="4" w:space="0" w:color="auto"/>
              <w:right w:val="single" w:sz="4" w:space="0" w:color="auto"/>
            </w:tcBorders>
            <w:shd w:val="clear" w:color="auto" w:fill="auto"/>
            <w:noWrap/>
            <w:vAlign w:val="center"/>
            <w:hideMark/>
          </w:tcPr>
          <w:p w:rsidR="00136C44" w:rsidRDefault="009F176E">
            <w:pPr>
              <w:spacing w:after="0" w:line="240" w:lineRule="auto"/>
              <w:rPr>
                <w:rFonts w:ascii="Calibri" w:eastAsia="Times New Roman" w:hAnsi="Calibri" w:cs="Times New Roman"/>
                <w:color w:val="000000"/>
              </w:rPr>
            </w:pPr>
            <w:r>
              <w:rPr>
                <w:rFonts w:ascii="Calibri" w:eastAsia="Times New Roman" w:hAnsi="Calibri" w:cs="Times New Roman"/>
                <w:color w:val="000000"/>
              </w:rPr>
              <w:t>rough with marine growth</w:t>
            </w:r>
          </w:p>
        </w:tc>
      </w:tr>
    </w:tbl>
    <w:p w:rsidR="00862B44" w:rsidRDefault="00862B44" w:rsidP="00862B44"/>
    <w:p w:rsidR="008B783C" w:rsidRDefault="008B783C" w:rsidP="008B783C">
      <w:pPr>
        <w:pStyle w:val="Caption"/>
        <w:keepNext/>
        <w:jc w:val="center"/>
      </w:pPr>
      <w:bookmarkStart w:id="17" w:name="_Ref309028344"/>
      <w:bookmarkStart w:id="18" w:name="_Ref297212073"/>
      <w:r>
        <w:lastRenderedPageBreak/>
        <w:t xml:space="preserve">Table </w:t>
      </w:r>
      <w:r w:rsidR="008F79C7">
        <w:fldChar w:fldCharType="begin"/>
      </w:r>
      <w:r w:rsidR="008F79C7">
        <w:instrText xml:space="preserve"> SEQ Table \* ARABIC </w:instrText>
      </w:r>
      <w:r w:rsidR="008F79C7">
        <w:fldChar w:fldCharType="separate"/>
      </w:r>
      <w:r w:rsidR="009F494D">
        <w:rPr>
          <w:noProof/>
        </w:rPr>
        <w:t>8</w:t>
      </w:r>
      <w:r w:rsidR="008F79C7">
        <w:rPr>
          <w:noProof/>
        </w:rPr>
        <w:fldChar w:fldCharType="end"/>
      </w:r>
      <w:bookmarkEnd w:id="17"/>
      <w:r>
        <w:t xml:space="preserve">: </w:t>
      </w:r>
      <w:r w:rsidR="00A63399">
        <w:t xml:space="preserve">User option </w:t>
      </w:r>
      <w:r w:rsidR="00FC6F8E">
        <w:t>2</w:t>
      </w:r>
      <w:r w:rsidR="00A63399">
        <w:t xml:space="preserve"> – Depth dependent</w:t>
      </w:r>
      <w:r>
        <w:t xml:space="preserve"> </w:t>
      </w:r>
      <w:r w:rsidR="00A63399">
        <w:t>added mass</w:t>
      </w:r>
      <w:r>
        <w:t xml:space="preserve"> and Drag coefficients</w:t>
      </w:r>
      <w:bookmarkEnd w:id="18"/>
    </w:p>
    <w:tbl>
      <w:tblPr>
        <w:tblW w:w="0" w:type="auto"/>
        <w:jc w:val="center"/>
        <w:tblInd w:w="-321" w:type="dxa"/>
        <w:tblLayout w:type="fixed"/>
        <w:tblLook w:val="04A0" w:firstRow="1" w:lastRow="0" w:firstColumn="1" w:lastColumn="0" w:noHBand="0" w:noVBand="1"/>
      </w:tblPr>
      <w:tblGrid>
        <w:gridCol w:w="1279"/>
        <w:gridCol w:w="1073"/>
        <w:gridCol w:w="1106"/>
      </w:tblGrid>
      <w:tr w:rsidR="008B783C" w:rsidRPr="008B783C" w:rsidTr="0001104C">
        <w:trPr>
          <w:cantSplit/>
          <w:jc w:val="center"/>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rPr>
                <w:rFonts w:ascii="Calibri" w:eastAsia="Times New Roman" w:hAnsi="Calibri" w:cs="Times New Roman"/>
                <w:color w:val="000000"/>
              </w:rPr>
            </w:pPr>
            <w:r w:rsidRPr="008B783C">
              <w:rPr>
                <w:rFonts w:ascii="Calibri" w:eastAsia="Times New Roman" w:hAnsi="Calibri" w:cs="Times New Roman"/>
                <w:color w:val="000000"/>
              </w:rPr>
              <w:t>Table size:</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3</w:t>
            </w:r>
          </w:p>
        </w:tc>
      </w:tr>
      <w:tr w:rsidR="0001104C" w:rsidRPr="008B783C" w:rsidTr="0001104C">
        <w:trPr>
          <w:cantSplit/>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rsidR="0001104C" w:rsidRPr="008B783C" w:rsidRDefault="0001104C" w:rsidP="008B783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Depth(m)</w:t>
            </w:r>
          </w:p>
        </w:tc>
        <w:tc>
          <w:tcPr>
            <w:tcW w:w="1073" w:type="dxa"/>
            <w:tcBorders>
              <w:top w:val="nil"/>
              <w:left w:val="nil"/>
              <w:bottom w:val="single" w:sz="4" w:space="0" w:color="auto"/>
              <w:right w:val="single" w:sz="4" w:space="0" w:color="auto"/>
            </w:tcBorders>
            <w:shd w:val="clear" w:color="auto" w:fill="auto"/>
            <w:noWrap/>
            <w:vAlign w:val="bottom"/>
            <w:hideMark/>
          </w:tcPr>
          <w:p w:rsidR="0001104C" w:rsidRPr="008B783C" w:rsidRDefault="0001104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C</w:t>
            </w:r>
            <w:r w:rsidR="0042213C">
              <w:rPr>
                <w:rFonts w:ascii="Calibri" w:eastAsia="Times New Roman" w:hAnsi="Calibri" w:cs="Times New Roman"/>
                <w:color w:val="000000"/>
                <w:vertAlign w:val="subscript"/>
              </w:rPr>
              <w:t>a</w:t>
            </w:r>
          </w:p>
        </w:tc>
        <w:tc>
          <w:tcPr>
            <w:tcW w:w="1106" w:type="dxa"/>
            <w:tcBorders>
              <w:top w:val="nil"/>
              <w:left w:val="nil"/>
              <w:bottom w:val="single" w:sz="4" w:space="0" w:color="auto"/>
              <w:right w:val="single" w:sz="4" w:space="0" w:color="auto"/>
            </w:tcBorders>
            <w:shd w:val="clear" w:color="auto" w:fill="auto"/>
            <w:noWrap/>
            <w:vAlign w:val="bottom"/>
            <w:hideMark/>
          </w:tcPr>
          <w:p w:rsidR="0001104C" w:rsidRPr="008B783C" w:rsidRDefault="0001104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C</w:t>
            </w:r>
            <w:r w:rsidRPr="008B783C">
              <w:rPr>
                <w:rFonts w:ascii="Calibri" w:eastAsia="Times New Roman" w:hAnsi="Calibri" w:cs="Times New Roman"/>
                <w:color w:val="000000"/>
                <w:vertAlign w:val="subscript"/>
              </w:rPr>
              <w:t>d</w:t>
            </w:r>
          </w:p>
        </w:tc>
      </w:tr>
      <w:tr w:rsidR="008B783C" w:rsidRPr="008B783C" w:rsidTr="0001104C">
        <w:trPr>
          <w:cantSplit/>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2</w:t>
            </w:r>
            <w:r w:rsidR="00FC6F8E">
              <w:rPr>
                <w:rFonts w:ascii="Calibri" w:eastAsia="Times New Roman" w:hAnsi="Calibri" w:cs="Times New Roman"/>
                <w:color w:val="000000"/>
              </w:rPr>
              <w:t>.0</w:t>
            </w:r>
          </w:p>
        </w:tc>
        <w:tc>
          <w:tcPr>
            <w:tcW w:w="1073" w:type="dxa"/>
            <w:tcBorders>
              <w:top w:val="nil"/>
              <w:left w:val="nil"/>
              <w:bottom w:val="single" w:sz="4" w:space="0" w:color="auto"/>
              <w:right w:val="single" w:sz="4" w:space="0" w:color="auto"/>
            </w:tcBorders>
            <w:shd w:val="clear" w:color="auto" w:fill="auto"/>
            <w:noWrap/>
            <w:vAlign w:val="bottom"/>
            <w:hideMark/>
          </w:tcPr>
          <w:p w:rsidR="008B783C" w:rsidRPr="008B783C" w:rsidRDefault="00E74C54" w:rsidP="008B783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0.7</w:t>
            </w:r>
          </w:p>
        </w:tc>
        <w:tc>
          <w:tcPr>
            <w:tcW w:w="1106" w:type="dxa"/>
            <w:tcBorders>
              <w:top w:val="nil"/>
              <w:left w:val="nil"/>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0.8</w:t>
            </w:r>
          </w:p>
        </w:tc>
      </w:tr>
      <w:tr w:rsidR="008B783C" w:rsidRPr="008B783C" w:rsidTr="0001104C">
        <w:trPr>
          <w:cantSplit/>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-20</w:t>
            </w:r>
            <w:r w:rsidR="00FC6F8E">
              <w:rPr>
                <w:rFonts w:ascii="Calibri" w:eastAsia="Times New Roman" w:hAnsi="Calibri" w:cs="Times New Roman"/>
                <w:color w:val="000000"/>
              </w:rPr>
              <w:t>.0</w:t>
            </w:r>
          </w:p>
        </w:tc>
        <w:tc>
          <w:tcPr>
            <w:tcW w:w="1073" w:type="dxa"/>
            <w:tcBorders>
              <w:top w:val="nil"/>
              <w:left w:val="nil"/>
              <w:bottom w:val="single" w:sz="4" w:space="0" w:color="auto"/>
              <w:right w:val="single" w:sz="4" w:space="0" w:color="auto"/>
            </w:tcBorders>
            <w:shd w:val="clear" w:color="auto" w:fill="auto"/>
            <w:noWrap/>
            <w:vAlign w:val="bottom"/>
            <w:hideMark/>
          </w:tcPr>
          <w:p w:rsidR="008B783C" w:rsidRPr="008B783C" w:rsidRDefault="00E74C54" w:rsidP="008B783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FC6F8E">
              <w:rPr>
                <w:rFonts w:ascii="Calibri" w:eastAsia="Times New Roman" w:hAnsi="Calibri" w:cs="Times New Roman"/>
                <w:color w:val="000000"/>
              </w:rPr>
              <w:t>.0</w:t>
            </w:r>
          </w:p>
        </w:tc>
        <w:tc>
          <w:tcPr>
            <w:tcW w:w="1106" w:type="dxa"/>
            <w:tcBorders>
              <w:top w:val="nil"/>
              <w:left w:val="nil"/>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1</w:t>
            </w:r>
            <w:r w:rsidR="00FC6F8E">
              <w:rPr>
                <w:rFonts w:ascii="Calibri" w:eastAsia="Times New Roman" w:hAnsi="Calibri" w:cs="Times New Roman"/>
                <w:color w:val="000000"/>
              </w:rPr>
              <w:t>.0</w:t>
            </w:r>
          </w:p>
        </w:tc>
      </w:tr>
      <w:tr w:rsidR="008B783C" w:rsidRPr="008B783C" w:rsidTr="0001104C">
        <w:trPr>
          <w:cantSplit/>
          <w:jc w:val="center"/>
        </w:trPr>
        <w:tc>
          <w:tcPr>
            <w:tcW w:w="1279" w:type="dxa"/>
            <w:tcBorders>
              <w:top w:val="nil"/>
              <w:left w:val="single" w:sz="4" w:space="0" w:color="auto"/>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-50</w:t>
            </w:r>
            <w:r w:rsidR="00FC6F8E">
              <w:rPr>
                <w:rFonts w:ascii="Calibri" w:eastAsia="Times New Roman" w:hAnsi="Calibri" w:cs="Times New Roman"/>
                <w:color w:val="000000"/>
              </w:rPr>
              <w:t>.0</w:t>
            </w:r>
          </w:p>
        </w:tc>
        <w:tc>
          <w:tcPr>
            <w:tcW w:w="1073" w:type="dxa"/>
            <w:tcBorders>
              <w:top w:val="nil"/>
              <w:left w:val="nil"/>
              <w:bottom w:val="single" w:sz="4" w:space="0" w:color="auto"/>
              <w:right w:val="single" w:sz="4" w:space="0" w:color="auto"/>
            </w:tcBorders>
            <w:shd w:val="clear" w:color="auto" w:fill="auto"/>
            <w:noWrap/>
            <w:vAlign w:val="bottom"/>
            <w:hideMark/>
          </w:tcPr>
          <w:p w:rsidR="008B783C" w:rsidRPr="008B783C" w:rsidRDefault="00E74C54" w:rsidP="008B783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FC6F8E">
              <w:rPr>
                <w:rFonts w:ascii="Calibri" w:eastAsia="Times New Roman" w:hAnsi="Calibri" w:cs="Times New Roman"/>
                <w:color w:val="000000"/>
              </w:rPr>
              <w:t>.0</w:t>
            </w:r>
          </w:p>
        </w:tc>
        <w:tc>
          <w:tcPr>
            <w:tcW w:w="1106" w:type="dxa"/>
            <w:tcBorders>
              <w:top w:val="nil"/>
              <w:left w:val="nil"/>
              <w:bottom w:val="single" w:sz="4" w:space="0" w:color="auto"/>
              <w:right w:val="single" w:sz="4" w:space="0" w:color="auto"/>
            </w:tcBorders>
            <w:shd w:val="clear" w:color="auto" w:fill="auto"/>
            <w:noWrap/>
            <w:vAlign w:val="bottom"/>
            <w:hideMark/>
          </w:tcPr>
          <w:p w:rsidR="008B783C" w:rsidRPr="008B783C" w:rsidRDefault="008B783C" w:rsidP="008B783C">
            <w:pPr>
              <w:spacing w:after="0" w:line="240" w:lineRule="auto"/>
              <w:jc w:val="center"/>
              <w:rPr>
                <w:rFonts w:ascii="Calibri" w:eastAsia="Times New Roman" w:hAnsi="Calibri" w:cs="Times New Roman"/>
                <w:color w:val="000000"/>
              </w:rPr>
            </w:pPr>
            <w:r w:rsidRPr="008B783C">
              <w:rPr>
                <w:rFonts w:ascii="Calibri" w:eastAsia="Times New Roman" w:hAnsi="Calibri" w:cs="Times New Roman"/>
                <w:color w:val="000000"/>
              </w:rPr>
              <w:t>1</w:t>
            </w:r>
            <w:r w:rsidR="00FC6F8E">
              <w:rPr>
                <w:rFonts w:ascii="Calibri" w:eastAsia="Times New Roman" w:hAnsi="Calibri" w:cs="Times New Roman"/>
                <w:color w:val="000000"/>
              </w:rPr>
              <w:t>.0</w:t>
            </w:r>
          </w:p>
        </w:tc>
      </w:tr>
    </w:tbl>
    <w:p w:rsidR="0042213C" w:rsidRDefault="0042213C" w:rsidP="0042213C">
      <w:pPr>
        <w:pStyle w:val="Heading2"/>
        <w:numPr>
          <w:ilvl w:val="0"/>
          <w:numId w:val="0"/>
        </w:numPr>
        <w:ind w:left="576"/>
      </w:pPr>
    </w:p>
    <w:p w:rsidR="00A63399" w:rsidRDefault="00A63399" w:rsidP="00A63399">
      <w:pPr>
        <w:pStyle w:val="Caption"/>
        <w:keepNext/>
        <w:jc w:val="center"/>
      </w:pPr>
      <w:bookmarkStart w:id="19" w:name="_Ref303671926"/>
      <w:r>
        <w:t xml:space="preserve">Table </w:t>
      </w:r>
      <w:r w:rsidR="008F79C7">
        <w:fldChar w:fldCharType="begin"/>
      </w:r>
      <w:r w:rsidR="008F79C7">
        <w:instrText xml:space="preserve"> SEQ Table \* ARABIC </w:instrText>
      </w:r>
      <w:r w:rsidR="008F79C7">
        <w:fldChar w:fldCharType="separate"/>
      </w:r>
      <w:r w:rsidR="009F494D">
        <w:rPr>
          <w:noProof/>
        </w:rPr>
        <w:t>9</w:t>
      </w:r>
      <w:r w:rsidR="008F79C7">
        <w:rPr>
          <w:noProof/>
        </w:rPr>
        <w:fldChar w:fldCharType="end"/>
      </w:r>
      <w:bookmarkEnd w:id="19"/>
      <w:r>
        <w:t xml:space="preserve">: User option </w:t>
      </w:r>
      <w:r w:rsidR="00FC6F8E">
        <w:t>3</w:t>
      </w:r>
      <w:r>
        <w:t xml:space="preserve"> – Member added mass and Drag coefficients</w:t>
      </w:r>
    </w:p>
    <w:tbl>
      <w:tblPr>
        <w:tblW w:w="5341" w:type="dxa"/>
        <w:jc w:val="center"/>
        <w:tblInd w:w="-16" w:type="dxa"/>
        <w:tblLayout w:type="fixed"/>
        <w:tblLook w:val="04A0" w:firstRow="1" w:lastRow="0" w:firstColumn="1" w:lastColumn="0" w:noHBand="0" w:noVBand="1"/>
      </w:tblPr>
      <w:tblGrid>
        <w:gridCol w:w="1301"/>
        <w:gridCol w:w="1010"/>
        <w:gridCol w:w="1010"/>
        <w:gridCol w:w="1010"/>
        <w:gridCol w:w="1010"/>
      </w:tblGrid>
      <w:tr w:rsidR="00A63399" w:rsidRPr="00A63399" w:rsidTr="00A63399">
        <w:trPr>
          <w:trHeight w:val="300"/>
          <w:jc w:val="center"/>
        </w:trPr>
        <w:tc>
          <w:tcPr>
            <w:tcW w:w="13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3399" w:rsidRPr="00A63399" w:rsidRDefault="005643B7" w:rsidP="00A63399">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Prop</w:t>
            </w:r>
            <w:r w:rsidRPr="00A23E44">
              <w:rPr>
                <w:rFonts w:ascii="Calibri" w:eastAsia="Times New Roman" w:hAnsi="Calibri" w:cs="Times New Roman"/>
                <w:color w:val="000000"/>
              </w:rPr>
              <w:t>SetID</w:t>
            </w:r>
            <w:proofErr w:type="spellEnd"/>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CA1</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CA2</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CD1</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CD2</w:t>
            </w:r>
          </w:p>
        </w:tc>
      </w:tr>
      <w:tr w:rsidR="00A63399" w:rsidRPr="00A63399" w:rsidTr="00A63399">
        <w:trPr>
          <w:trHeight w:val="300"/>
          <w:jc w:val="center"/>
        </w:trPr>
        <w:tc>
          <w:tcPr>
            <w:tcW w:w="1301" w:type="dxa"/>
            <w:tcBorders>
              <w:top w:val="nil"/>
              <w:left w:val="single" w:sz="4" w:space="0" w:color="auto"/>
              <w:bottom w:val="single" w:sz="4" w:space="0" w:color="auto"/>
              <w:right w:val="single" w:sz="4" w:space="0" w:color="auto"/>
            </w:tcBorders>
            <w:shd w:val="clear" w:color="auto" w:fill="auto"/>
            <w:noWrap/>
            <w:vAlign w:val="center"/>
            <w:hideMark/>
          </w:tcPr>
          <w:p w:rsidR="00A63399" w:rsidRPr="00A63399" w:rsidRDefault="005643B7" w:rsidP="00A633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10" w:type="dxa"/>
            <w:tcBorders>
              <w:top w:val="nil"/>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0.7</w:t>
            </w:r>
          </w:p>
        </w:tc>
        <w:tc>
          <w:tcPr>
            <w:tcW w:w="1010" w:type="dxa"/>
            <w:tcBorders>
              <w:top w:val="nil"/>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1</w:t>
            </w:r>
            <w:r w:rsidR="00FC6F8E">
              <w:rPr>
                <w:rFonts w:ascii="Calibri" w:eastAsia="Times New Roman" w:hAnsi="Calibri" w:cs="Times New Roman"/>
                <w:color w:val="000000"/>
              </w:rPr>
              <w:t>.0</w:t>
            </w:r>
          </w:p>
        </w:tc>
        <w:tc>
          <w:tcPr>
            <w:tcW w:w="1010" w:type="dxa"/>
            <w:tcBorders>
              <w:top w:val="nil"/>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0.8</w:t>
            </w:r>
          </w:p>
        </w:tc>
        <w:tc>
          <w:tcPr>
            <w:tcW w:w="1010" w:type="dxa"/>
            <w:tcBorders>
              <w:top w:val="nil"/>
              <w:left w:val="nil"/>
              <w:bottom w:val="single" w:sz="4" w:space="0" w:color="auto"/>
              <w:right w:val="single" w:sz="4" w:space="0" w:color="auto"/>
            </w:tcBorders>
            <w:shd w:val="clear" w:color="auto" w:fill="auto"/>
            <w:noWrap/>
            <w:vAlign w:val="center"/>
            <w:hideMark/>
          </w:tcPr>
          <w:p w:rsidR="00A63399" w:rsidRPr="00A63399" w:rsidRDefault="00A63399" w:rsidP="00A63399">
            <w:pPr>
              <w:spacing w:after="0" w:line="240" w:lineRule="auto"/>
              <w:jc w:val="center"/>
              <w:rPr>
                <w:rFonts w:ascii="Calibri" w:eastAsia="Times New Roman" w:hAnsi="Calibri" w:cs="Times New Roman"/>
                <w:color w:val="000000"/>
              </w:rPr>
            </w:pPr>
            <w:r w:rsidRPr="00A63399">
              <w:rPr>
                <w:rFonts w:ascii="Calibri" w:eastAsia="Times New Roman" w:hAnsi="Calibri" w:cs="Times New Roman"/>
                <w:color w:val="000000"/>
              </w:rPr>
              <w:t>1</w:t>
            </w:r>
            <w:r w:rsidR="00FC6F8E">
              <w:rPr>
                <w:rFonts w:ascii="Calibri" w:eastAsia="Times New Roman" w:hAnsi="Calibri" w:cs="Times New Roman"/>
                <w:color w:val="000000"/>
              </w:rPr>
              <w:t>.0</w:t>
            </w:r>
          </w:p>
        </w:tc>
      </w:tr>
    </w:tbl>
    <w:p w:rsidR="008B783C" w:rsidRDefault="003C07D9" w:rsidP="006B6BBD">
      <w:pPr>
        <w:pStyle w:val="Heading2"/>
      </w:pPr>
      <w:bookmarkStart w:id="20" w:name="_Toc317064094"/>
      <w:r>
        <w:t>Reconstruct members</w:t>
      </w:r>
      <w:bookmarkEnd w:id="20"/>
    </w:p>
    <w:p w:rsidR="009F3D6A" w:rsidRDefault="00D83DBA">
      <w:pPr>
        <w:ind w:left="576"/>
      </w:pPr>
      <w:r>
        <w:t xml:space="preserve">In the initialization step, we </w:t>
      </w:r>
      <w:r w:rsidR="00DD1699">
        <w:t xml:space="preserve">need to reconstruct members if the marine growth is taking into account or option 3 is selected at the joints. </w:t>
      </w:r>
      <w:r w:rsidR="00E6163E">
        <w:t xml:space="preserve">Marine growth is very common for offshore structures. In order to take into account the marine growth effect, members need to be reconstructed at the border of the marine growth region, so that we can calculate the marine growth weight and the forces due to marine growth. When option </w:t>
      </w:r>
      <w:r w:rsidR="00DD1699">
        <w:t>3</w:t>
      </w:r>
      <w:r w:rsidR="00E6163E">
        <w:t xml:space="preserve"> is selected and the joint conditions are satisfied, we need to create a super member at such </w:t>
      </w:r>
      <w:r>
        <w:t xml:space="preserve">a </w:t>
      </w:r>
      <w:r w:rsidR="00E6163E">
        <w:t>joint</w:t>
      </w:r>
      <w:r w:rsidR="00DD1699">
        <w:t xml:space="preserve">, therefore changing the original member </w:t>
      </w:r>
      <w:r w:rsidR="004B492C">
        <w:t>information</w:t>
      </w:r>
      <w:r w:rsidR="00E6163E">
        <w:t>.</w:t>
      </w:r>
      <w:r>
        <w:t xml:space="preserve"> During the process of reconstruction, new nodes and members </w:t>
      </w:r>
      <w:r w:rsidR="004B492C">
        <w:t>may be</w:t>
      </w:r>
      <w:r>
        <w:t xml:space="preserve"> created.</w:t>
      </w:r>
      <w:r w:rsidR="004B492C">
        <w:t xml:space="preserve"> The original node, member and member property lists need to be updated. </w:t>
      </w:r>
      <w:r>
        <w:t xml:space="preserve"> </w:t>
      </w:r>
    </w:p>
    <w:p w:rsidR="009F3D6A" w:rsidRDefault="00CA1FFA">
      <w:pPr>
        <w:keepNext/>
        <w:ind w:left="720"/>
        <w:jc w:val="center"/>
      </w:pPr>
      <w:r>
        <w:rPr>
          <w:noProof/>
        </w:rPr>
        <w:drawing>
          <wp:inline distT="0" distB="0" distL="0" distR="0">
            <wp:extent cx="3777074" cy="2290383"/>
            <wp:effectExtent l="19050" t="0" r="0" b="0"/>
            <wp:docPr id="5" name="Picture 4" descr="maringowth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gowthmember.png"/>
                    <pic:cNvPicPr/>
                  </pic:nvPicPr>
                  <pic:blipFill>
                    <a:blip r:embed="rId14" cstate="print"/>
                    <a:stretch>
                      <a:fillRect/>
                    </a:stretch>
                  </pic:blipFill>
                  <pic:spPr>
                    <a:xfrm>
                      <a:off x="0" y="0"/>
                      <a:ext cx="3777074" cy="2290383"/>
                    </a:xfrm>
                    <a:prstGeom prst="rect">
                      <a:avLst/>
                    </a:prstGeom>
                  </pic:spPr>
                </pic:pic>
              </a:graphicData>
            </a:graphic>
          </wp:inline>
        </w:drawing>
      </w:r>
    </w:p>
    <w:p w:rsidR="009F3D6A" w:rsidRDefault="00EA497E">
      <w:pPr>
        <w:pStyle w:val="Caption"/>
        <w:jc w:val="center"/>
      </w:pPr>
      <w:bookmarkStart w:id="21" w:name="_Ref309401118"/>
      <w:r>
        <w:t xml:space="preserve">Figure </w:t>
      </w:r>
      <w:r w:rsidR="00CB774D">
        <w:fldChar w:fldCharType="begin"/>
      </w:r>
      <w:r>
        <w:instrText xml:space="preserve"> SEQ Figure \* ARABIC </w:instrText>
      </w:r>
      <w:r w:rsidR="00CB774D">
        <w:fldChar w:fldCharType="separate"/>
      </w:r>
      <w:r w:rsidR="008A275A">
        <w:rPr>
          <w:noProof/>
        </w:rPr>
        <w:t>4</w:t>
      </w:r>
      <w:r w:rsidR="00CB774D">
        <w:fldChar w:fldCharType="end"/>
      </w:r>
      <w:bookmarkEnd w:id="21"/>
    </w:p>
    <w:p w:rsidR="009F3D6A" w:rsidRDefault="00CA1FFA">
      <w:pPr>
        <w:keepNext/>
        <w:jc w:val="center"/>
      </w:pPr>
      <w:r>
        <w:rPr>
          <w:noProof/>
        </w:rPr>
        <w:lastRenderedPageBreak/>
        <w:drawing>
          <wp:inline distT="0" distB="0" distL="0" distR="0">
            <wp:extent cx="3424898" cy="4673600"/>
            <wp:effectExtent l="19050" t="0" r="4102"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 cstate="print"/>
                    <a:srcRect/>
                    <a:stretch>
                      <a:fillRect/>
                    </a:stretch>
                  </pic:blipFill>
                  <pic:spPr bwMode="auto">
                    <a:xfrm>
                      <a:off x="0" y="0"/>
                      <a:ext cx="3424898" cy="4673600"/>
                    </a:xfrm>
                    <a:prstGeom prst="rect">
                      <a:avLst/>
                    </a:prstGeom>
                    <a:noFill/>
                    <a:ln w="9525">
                      <a:noFill/>
                      <a:miter lim="800000"/>
                      <a:headEnd/>
                      <a:tailEnd/>
                    </a:ln>
                  </pic:spPr>
                </pic:pic>
              </a:graphicData>
            </a:graphic>
          </wp:inline>
        </w:drawing>
      </w:r>
    </w:p>
    <w:p w:rsidR="009F3D6A" w:rsidRDefault="00BB6520">
      <w:pPr>
        <w:pStyle w:val="Caption"/>
        <w:jc w:val="center"/>
      </w:pPr>
      <w:r>
        <w:t xml:space="preserve">Figure </w:t>
      </w:r>
      <w:r w:rsidR="00CB774D">
        <w:fldChar w:fldCharType="begin"/>
      </w:r>
      <w:r>
        <w:instrText xml:space="preserve"> SEQ Figure \* ARABIC </w:instrText>
      </w:r>
      <w:r w:rsidR="00CB774D">
        <w:fldChar w:fldCharType="separate"/>
      </w:r>
      <w:r w:rsidR="008A275A">
        <w:rPr>
          <w:noProof/>
        </w:rPr>
        <w:t>5</w:t>
      </w:r>
      <w:r w:rsidR="00CB774D">
        <w:fldChar w:fldCharType="end"/>
      </w:r>
    </w:p>
    <w:p w:rsidR="005C391F" w:rsidRDefault="005C391F" w:rsidP="005C391F">
      <w:pPr>
        <w:pStyle w:val="Heading3"/>
      </w:pPr>
      <w:bookmarkStart w:id="22" w:name="_Toc317064095"/>
      <w:r>
        <w:t>Member reconstruction according to marine growth</w:t>
      </w:r>
      <w:bookmarkEnd w:id="22"/>
    </w:p>
    <w:p w:rsidR="005C391F" w:rsidRDefault="005C391F" w:rsidP="005C391F">
      <w:pPr>
        <w:ind w:left="720"/>
      </w:pPr>
      <w:r>
        <w:t xml:space="preserve">Marine growth happens if members are positioned in certain depth of the water. We need every member to be completely outside of the marine growth region or completely inside the marine growth region. Therefore, if the member is partially inside/outside the marine growth region, we will separate the member into two or three members according to the position of the member, as illustrated in </w:t>
      </w:r>
      <w:r w:rsidR="00CB774D">
        <w:fldChar w:fldCharType="begin"/>
      </w:r>
      <w:r>
        <w:instrText xml:space="preserve"> REF _Ref309401118 \h </w:instrText>
      </w:r>
      <w:r w:rsidR="00CB774D">
        <w:fldChar w:fldCharType="separate"/>
      </w:r>
      <w:r w:rsidR="009F494D">
        <w:t xml:space="preserve">Figure </w:t>
      </w:r>
      <w:r w:rsidR="009F494D">
        <w:rPr>
          <w:noProof/>
        </w:rPr>
        <w:t>4</w:t>
      </w:r>
      <w:r w:rsidR="00CB774D">
        <w:fldChar w:fldCharType="end"/>
      </w:r>
      <w:r>
        <w:t xml:space="preserve">. New nodes and members are created. New members will have linearly interpolated diameters and thickness, and other properties are inherited from the original members. Each member will be assigned a marine growth flag. </w:t>
      </w:r>
    </w:p>
    <w:p w:rsidR="009F3D6A" w:rsidRDefault="009F3D6A"/>
    <w:p w:rsidR="00BB6520" w:rsidRDefault="00BB6520" w:rsidP="00BB6520">
      <w:pPr>
        <w:pStyle w:val="Heading3"/>
      </w:pPr>
      <w:bookmarkStart w:id="23" w:name="_Toc317064096"/>
      <w:r>
        <w:lastRenderedPageBreak/>
        <w:t>Create super members</w:t>
      </w:r>
      <w:bookmarkEnd w:id="23"/>
    </w:p>
    <w:p w:rsidR="003C07D9" w:rsidRDefault="008F79C7" w:rsidP="00707A2C">
      <w:pPr>
        <w:jc w:val="center"/>
      </w:pPr>
      <w:r>
        <w:rPr>
          <w:noProof/>
        </w:rPr>
        <w:pict>
          <v:group id="_x0000_s1292" editas="canvas" style="position:absolute;margin-left:0;margin-top:4.5pt;width:300.95pt;height:399.15pt;z-index:3;mso-position-horizontal:left;mso-position-horizontal-relative:char;mso-position-vertical-relative:line" coordorigin="3355,5813" coordsize="6019,7983">
            <o:lock v:ext="edit" aspectratio="t"/>
            <v:shape id="_x0000_s1291" type="#_x0000_t75" style="position:absolute;left:3355;top:5813;width:6019;height:7983" o:preferrelative="f">
              <v:fill o:detectmouseclick="t"/>
              <v:path o:extrusionok="t" o:connecttype="none"/>
              <o:lock v:ext="edit" text="t"/>
            </v:shape>
            <v:group id="_x0000_s3449" style="position:absolute;left:3355;top:6221;width:6019;height:7575" coordorigin="3355,6221" coordsize="6019,7575">
              <v:shape id="_x0000_s3448" type="#_x0000_t202" style="position:absolute;left:6611;top:12778;width:562;height:369" stroked="f">
                <v:textbox style="mso-next-textbox:#_x0000_s3448">
                  <w:txbxContent>
                    <w:p w:rsidR="00735AFE" w:rsidRPr="007D53C5" w:rsidRDefault="00735AFE">
                      <w:pPr>
                        <w:rPr>
                          <w:sz w:val="16"/>
                          <w:szCs w:val="16"/>
                        </w:rPr>
                      </w:pPr>
                      <w:r w:rsidRPr="007D53C5">
                        <w:rPr>
                          <w:sz w:val="16"/>
                          <w:szCs w:val="16"/>
                        </w:rPr>
                        <w:t>Yes</w:t>
                      </w:r>
                    </w:p>
                  </w:txbxContent>
                </v:textbox>
              </v:shape>
              <v:group id="_x0000_s1493" style="position:absolute;left:3355;top:6221;width:6019;height:7575" coordorigin="-12,-12" coordsize="6142,8516">
                <v:rect id="_x0000_s1293" style="position:absolute;left:370;top:764;width:719;height:453" filled="f" stroked="f">
                  <v:textbox style="mso-next-textbox:#_x0000_s1293" inset="0,0,0,0">
                    <w:txbxContent>
                      <w:p w:rsidR="00735AFE" w:rsidRPr="00AB5D79" w:rsidRDefault="00735AFE">
                        <w:pPr>
                          <w:rPr>
                            <w:sz w:val="20"/>
                          </w:rPr>
                        </w:pPr>
                        <w:r w:rsidRPr="00AB5D79">
                          <w:rPr>
                            <w:rFonts w:ascii="Calibri" w:hAnsi="Calibri" w:cs="Calibri"/>
                            <w:color w:val="000000"/>
                            <w:sz w:val="16"/>
                            <w:szCs w:val="18"/>
                          </w:rPr>
                          <w:t>Next joint</w:t>
                        </w:r>
                      </w:p>
                    </w:txbxContent>
                  </v:textbox>
                </v:rect>
                <v:rect id="_x0000_s1294" style="position:absolute;left:1960;top:1254;width:90;height:453" filled="f" stroked="f">
                  <v:textbox style="mso-next-textbox:#_x0000_s1294"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295" style="position:absolute;left:2103;top:1254;width:2378;height:453" filled="f" stroked="f">
                  <v:textbox style="mso-next-textbox:#_x0000_s1295" inset="0,0,0,0">
                    <w:txbxContent>
                      <w:p w:rsidR="00735AFE" w:rsidRPr="00AB5D79" w:rsidRDefault="00735AFE">
                        <w:pPr>
                          <w:rPr>
                            <w:sz w:val="20"/>
                          </w:rPr>
                        </w:pPr>
                        <w:r w:rsidRPr="00AB5D79">
                          <w:rPr>
                            <w:rFonts w:ascii="Calibri" w:hAnsi="Calibri" w:cs="Calibri"/>
                            <w:color w:val="000000"/>
                            <w:sz w:val="16"/>
                            <w:szCs w:val="18"/>
                          </w:rPr>
                          <w:t>Find the connectivity at the joint</w:t>
                        </w:r>
                      </w:p>
                    </w:txbxContent>
                  </v:textbox>
                </v:rect>
                <v:rect id="_x0000_s1296" style="position:absolute;left:1960;top:1493;width:90;height:453" filled="f" stroked="f">
                  <v:textbox style="mso-next-textbox:#_x0000_s1296"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297" style="position:absolute;left:621;top:2962;width:212;height:453" filled="f" stroked="f">
                  <v:textbox style="mso-next-textbox:#_x0000_s1297" inset="0,0,0,0">
                    <w:txbxContent>
                      <w:p w:rsidR="00735AFE" w:rsidRPr="00AB5D79" w:rsidRDefault="00735AFE">
                        <w:pPr>
                          <w:rPr>
                            <w:sz w:val="20"/>
                          </w:rPr>
                        </w:pPr>
                        <w:r w:rsidRPr="00AB5D79">
                          <w:rPr>
                            <w:rFonts w:ascii="Calibri" w:hAnsi="Calibri" w:cs="Calibri"/>
                            <w:color w:val="000000"/>
                            <w:sz w:val="16"/>
                            <w:szCs w:val="18"/>
                          </w:rPr>
                          <w:t>No</w:t>
                        </w:r>
                      </w:p>
                    </w:txbxContent>
                  </v:textbox>
                </v:rect>
                <v:rect id="_x0000_s1298" style="position:absolute;left:1900;top:4419;width:90;height:453" filled="f" stroked="f">
                  <v:textbox style="mso-next-textbox:#_x0000_s1298"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299" style="position:absolute;left:1900;top:4658;width:90;height:453" filled="f" stroked="f">
                  <v:textbox style="mso-next-textbox:#_x0000_s1299"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300" style="position:absolute;left:1900;top:4897;width:90;height:453" filled="f" stroked="f">
                  <v:textbox style="mso-next-textbox:#_x0000_s1300"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301" style="position:absolute;left:1900;top:5136;width:90;height:453" filled="f" stroked="f">
                  <v:textbox style="mso-next-textbox:#_x0000_s1301"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302" style="position:absolute;left:1900;top:5613;width:90;height:453" filled="f" stroked="f">
                  <v:textbox style="mso-next-textbox:#_x0000_s1302"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303" style="position:absolute;left:1135;top:6581;width:212;height:453" filled="f" stroked="f">
                  <v:textbox style="mso-next-textbox:#_x0000_s1303" inset="0,0,0,0">
                    <w:txbxContent>
                      <w:p w:rsidR="00735AFE" w:rsidRPr="00AB5D79" w:rsidRDefault="00735AFE">
                        <w:pPr>
                          <w:rPr>
                            <w:sz w:val="20"/>
                          </w:rPr>
                        </w:pPr>
                        <w:r w:rsidRPr="00AB5D79">
                          <w:rPr>
                            <w:rFonts w:ascii="Calibri" w:hAnsi="Calibri" w:cs="Calibri"/>
                            <w:color w:val="000000"/>
                            <w:sz w:val="16"/>
                            <w:szCs w:val="18"/>
                          </w:rPr>
                          <w:t>No</w:t>
                        </w:r>
                      </w:p>
                    </w:txbxContent>
                  </v:textbox>
                </v:rect>
                <v:rect id="_x0000_s1304" style="position:absolute;left:3418;top:5960;width:289;height:453" filled="f" stroked="f">
                  <v:textbox style="mso-next-textbox:#_x0000_s1304" inset="0,0,0,0">
                    <w:txbxContent>
                      <w:p w:rsidR="00735AFE" w:rsidRPr="00AB5D79" w:rsidRDefault="00735AFE">
                        <w:pPr>
                          <w:rPr>
                            <w:sz w:val="20"/>
                          </w:rPr>
                        </w:pPr>
                      </w:p>
                    </w:txbxContent>
                  </v:textbox>
                </v:rect>
                <v:rect id="_x0000_s1305" style="position:absolute;left:2784;top:7787;width:1308;height:453" filled="f" stroked="f">
                  <v:textbox style="mso-next-textbox:#_x0000_s1305" inset="0,0,0,0">
                    <w:txbxContent>
                      <w:p w:rsidR="00735AFE" w:rsidRPr="00AB5D79" w:rsidRDefault="00735AFE">
                        <w:pPr>
                          <w:rPr>
                            <w:sz w:val="20"/>
                          </w:rPr>
                        </w:pPr>
                        <w:proofErr w:type="gramStart"/>
                        <w:r w:rsidRPr="00AB5D79">
                          <w:rPr>
                            <w:rFonts w:ascii="Calibri" w:hAnsi="Calibri" w:cs="Calibri"/>
                            <w:color w:val="000000"/>
                            <w:sz w:val="16"/>
                            <w:szCs w:val="18"/>
                          </w:rPr>
                          <w:t>Finish reconstruct</w:t>
                        </w:r>
                        <w:proofErr w:type="gramEnd"/>
                        <w:r w:rsidRPr="00AB5D79">
                          <w:rPr>
                            <w:rFonts w:ascii="Calibri" w:hAnsi="Calibri" w:cs="Calibri"/>
                            <w:color w:val="000000"/>
                            <w:sz w:val="16"/>
                            <w:szCs w:val="18"/>
                          </w:rPr>
                          <w:t xml:space="preserve"> </w:t>
                        </w:r>
                      </w:p>
                    </w:txbxContent>
                  </v:textbox>
                </v:rect>
                <v:rect id="_x0000_s1306" style="position:absolute;left:2820;top:8026;width:1224;height:453" filled="f" stroked="f">
                  <v:textbox style="mso-next-textbox:#_x0000_s1306" inset="0,0,0,0">
                    <w:txbxContent>
                      <w:p w:rsidR="00735AFE" w:rsidRPr="00AB5D79" w:rsidRDefault="00735AFE">
                        <w:pPr>
                          <w:rPr>
                            <w:sz w:val="20"/>
                          </w:rPr>
                        </w:pPr>
                        <w:proofErr w:type="gramStart"/>
                        <w:r w:rsidRPr="00AB5D79">
                          <w:rPr>
                            <w:rFonts w:ascii="Calibri" w:hAnsi="Calibri" w:cs="Calibri"/>
                            <w:color w:val="000000"/>
                            <w:sz w:val="16"/>
                            <w:szCs w:val="18"/>
                          </w:rPr>
                          <w:t>member</w:t>
                        </w:r>
                        <w:proofErr w:type="gramEnd"/>
                        <w:r w:rsidRPr="00AB5D79">
                          <w:rPr>
                            <w:rFonts w:ascii="Calibri" w:hAnsi="Calibri" w:cs="Calibri"/>
                            <w:color w:val="000000"/>
                            <w:sz w:val="16"/>
                            <w:szCs w:val="18"/>
                          </w:rPr>
                          <w:t xml:space="preserve"> module</w:t>
                        </w:r>
                      </w:p>
                    </w:txbxContent>
                  </v:textbox>
                </v:rect>
                <v:rect id="_x0000_s1307" style="position:absolute;left:3418;top:4049;width:289;height:453" filled="f" stroked="f">
                  <v:textbox style="mso-next-textbox:#_x0000_s1307" inset="0,0,0,0">
                    <w:txbxContent>
                      <w:p w:rsidR="00735AFE" w:rsidRPr="00AB5D79" w:rsidRDefault="00735AFE">
                        <w:pPr>
                          <w:rPr>
                            <w:sz w:val="20"/>
                          </w:rPr>
                        </w:pPr>
                        <w:r w:rsidRPr="00AB5D79">
                          <w:rPr>
                            <w:rFonts w:ascii="Calibri" w:hAnsi="Calibri" w:cs="Calibri"/>
                            <w:color w:val="000000"/>
                            <w:sz w:val="16"/>
                            <w:szCs w:val="18"/>
                          </w:rPr>
                          <w:t xml:space="preserve"> Yes</w:t>
                        </w:r>
                      </w:p>
                    </w:txbxContent>
                  </v:textbox>
                </v:rect>
                <v:rect id="_x0000_s1308" style="position:absolute;left:2103;top:4419;width:3148;height:453" filled="f" stroked="f">
                  <v:textbox style="mso-next-textbox:#_x0000_s1308" inset="0,0,0,0">
                    <w:txbxContent>
                      <w:p w:rsidR="00735AFE" w:rsidRPr="00AB5D79" w:rsidRDefault="00735AFE">
                        <w:pPr>
                          <w:rPr>
                            <w:sz w:val="20"/>
                          </w:rPr>
                        </w:pPr>
                        <w:r w:rsidRPr="00AB5D79">
                          <w:rPr>
                            <w:rFonts w:ascii="Calibri" w:hAnsi="Calibri" w:cs="Calibri"/>
                            <w:color w:val="000000"/>
                            <w:sz w:val="16"/>
                            <w:szCs w:val="18"/>
                          </w:rPr>
                          <w:t>Find boundary of each member at the joint</w:t>
                        </w:r>
                      </w:p>
                    </w:txbxContent>
                  </v:textbox>
                </v:rect>
                <v:rect id="_x0000_s1309" style="position:absolute;left:2103;top:4658;width:2274;height:453" filled="f" stroked="f">
                  <v:textbox style="mso-next-textbox:#_x0000_s1309" inset="0,0,0,0">
                    <w:txbxContent>
                      <w:p w:rsidR="00735AFE" w:rsidRPr="00AB5D79" w:rsidRDefault="00735AFE">
                        <w:pPr>
                          <w:rPr>
                            <w:sz w:val="20"/>
                          </w:rPr>
                        </w:pPr>
                        <w:r w:rsidRPr="00AB5D79">
                          <w:rPr>
                            <w:rFonts w:ascii="Calibri" w:hAnsi="Calibri" w:cs="Calibri"/>
                            <w:color w:val="000000"/>
                            <w:sz w:val="16"/>
                            <w:szCs w:val="18"/>
                          </w:rPr>
                          <w:t>Create new nodes, coordinates</w:t>
                        </w:r>
                      </w:p>
                    </w:txbxContent>
                  </v:textbox>
                </v:rect>
                <v:rect id="_x0000_s1310" style="position:absolute;left:2103;top:5136;width:2576;height:453" filled="f" stroked="f">
                  <v:textbox style="mso-next-textbox:#_x0000_s1310" inset="0,0,0,0">
                    <w:txbxContent>
                      <w:p w:rsidR="00735AFE" w:rsidRPr="00AB5D79" w:rsidRDefault="00735AFE">
                        <w:pPr>
                          <w:rPr>
                            <w:sz w:val="20"/>
                          </w:rPr>
                        </w:pPr>
                        <w:r w:rsidRPr="00AB5D79">
                          <w:rPr>
                            <w:rFonts w:ascii="Calibri" w:hAnsi="Calibri" w:cs="Calibri"/>
                            <w:color w:val="000000"/>
                            <w:sz w:val="16"/>
                            <w:szCs w:val="18"/>
                          </w:rPr>
                          <w:t>Create a super member at the joint</w:t>
                        </w:r>
                      </w:p>
                    </w:txbxContent>
                  </v:textbox>
                </v:rect>
                <v:rect id="_x0000_s1311" style="position:absolute;left:2103;top:5375;width:2157;height:453" filled="f" stroked="f">
                  <v:textbox style="mso-next-textbox:#_x0000_s1311" inset="0,0,0,0">
                    <w:txbxContent>
                      <w:p w:rsidR="00735AFE" w:rsidRPr="00AB5D79" w:rsidRDefault="00735AFE">
                        <w:pPr>
                          <w:rPr>
                            <w:sz w:val="20"/>
                          </w:rPr>
                        </w:pPr>
                        <w:r w:rsidRPr="00AB5D79">
                          <w:rPr>
                            <w:rFonts w:ascii="Calibri" w:hAnsi="Calibri" w:cs="Calibri"/>
                            <w:color w:val="000000"/>
                            <w:sz w:val="16"/>
                            <w:szCs w:val="18"/>
                          </w:rPr>
                          <w:t>Flag master &amp; slave members</w:t>
                        </w:r>
                      </w:p>
                    </w:txbxContent>
                  </v:textbox>
                </v:rect>
                <v:rect id="_x0000_s1312" style="position:absolute;left:2103;top:5613;width:3107;height:453" filled="f" stroked="f">
                  <v:textbox style="mso-next-textbox:#_x0000_s1312" inset="0,0,0,0">
                    <w:txbxContent>
                      <w:p w:rsidR="00735AFE" w:rsidRPr="00AB5D79" w:rsidRDefault="00735AFE">
                        <w:pPr>
                          <w:rPr>
                            <w:sz w:val="20"/>
                          </w:rPr>
                        </w:pPr>
                        <w:r w:rsidRPr="00AB5D79">
                          <w:rPr>
                            <w:rFonts w:ascii="Calibri" w:hAnsi="Calibri" w:cs="Calibri"/>
                            <w:color w:val="000000"/>
                            <w:sz w:val="16"/>
                            <w:szCs w:val="18"/>
                          </w:rPr>
                          <w:t>Update node, member lists and properties</w:t>
                        </w:r>
                      </w:p>
                    </w:txbxContent>
                  </v:textbox>
                </v:rect>
                <v:rect id="_x0000_s1313" style="position:absolute;left:2103;top:1493;width:3135;height:453" filled="f" stroked="f">
                  <v:textbox style="mso-next-textbox:#_x0000_s1313" inset="0,0,0,0">
                    <w:txbxContent>
                      <w:p w:rsidR="00735AFE" w:rsidRPr="00AB5D79" w:rsidRDefault="00735AFE">
                        <w:pPr>
                          <w:rPr>
                            <w:sz w:val="20"/>
                          </w:rPr>
                        </w:pPr>
                        <w:r w:rsidRPr="00AB5D79">
                          <w:rPr>
                            <w:rFonts w:ascii="Calibri" w:hAnsi="Calibri" w:cs="Calibri"/>
                            <w:color w:val="000000"/>
                            <w:sz w:val="16"/>
                            <w:szCs w:val="18"/>
                          </w:rPr>
                          <w:t xml:space="preserve">Check member alignment (calculate angles </w:t>
                        </w:r>
                      </w:p>
                    </w:txbxContent>
                  </v:textbox>
                </v:rect>
                <v:rect id="_x0000_s1314" style="position:absolute;left:2103;top:1732;width:2248;height:453" filled="f" stroked="f">
                  <v:textbox style="mso-next-textbox:#_x0000_s1314" inset="0,0,0,0">
                    <w:txbxContent>
                      <w:p w:rsidR="00735AFE" w:rsidRPr="00AB5D79" w:rsidRDefault="00735AFE">
                        <w:pPr>
                          <w:rPr>
                            <w:sz w:val="20"/>
                          </w:rPr>
                        </w:pPr>
                        <w:proofErr w:type="gramStart"/>
                        <w:r w:rsidRPr="00AB5D79">
                          <w:rPr>
                            <w:rFonts w:ascii="Calibri" w:hAnsi="Calibri" w:cs="Calibri"/>
                            <w:color w:val="000000"/>
                            <w:sz w:val="16"/>
                            <w:szCs w:val="18"/>
                          </w:rPr>
                          <w:t>between</w:t>
                        </w:r>
                        <w:proofErr w:type="gramEnd"/>
                        <w:r w:rsidRPr="00AB5D79">
                          <w:rPr>
                            <w:rFonts w:ascii="Calibri" w:hAnsi="Calibri" w:cs="Calibri"/>
                            <w:color w:val="000000"/>
                            <w:sz w:val="16"/>
                            <w:szCs w:val="18"/>
                          </w:rPr>
                          <w:t xml:space="preserve"> connected members)</w:t>
                        </w:r>
                      </w:p>
                    </w:txbxContent>
                  </v:textbox>
                </v:rect>
                <v:rect id="_x0000_s1315" style="position:absolute;left:2832;top:502;width:1233;height:453" filled="f" stroked="f">
                  <v:textbox style="mso-next-textbox:#_x0000_s1315" inset="0,0,0,0">
                    <w:txbxContent>
                      <w:p w:rsidR="00735AFE" w:rsidRPr="00AB5D79" w:rsidRDefault="00735AFE">
                        <w:pPr>
                          <w:rPr>
                            <w:sz w:val="20"/>
                          </w:rPr>
                        </w:pPr>
                        <w:r w:rsidRPr="00AB5D79">
                          <w:rPr>
                            <w:rFonts w:ascii="Calibri" w:hAnsi="Calibri" w:cs="Calibri"/>
                            <w:color w:val="000000"/>
                            <w:sz w:val="16"/>
                            <w:szCs w:val="18"/>
                          </w:rPr>
                          <w:t>For each joint do</w:t>
                        </w:r>
                      </w:p>
                    </w:txbxContent>
                  </v:textbox>
                </v:rect>
                <v:rect id="_x0000_s1316" style="position:absolute;left:2103;top:4897;width:2183;height:453" filled="f" stroked="f">
                  <v:textbox style="mso-next-textbox:#_x0000_s1316" inset="0,0,0,0">
                    <w:txbxContent>
                      <w:p w:rsidR="00735AFE" w:rsidRPr="00AB5D79" w:rsidRDefault="00735AFE">
                        <w:pPr>
                          <w:rPr>
                            <w:sz w:val="20"/>
                          </w:rPr>
                        </w:pPr>
                        <w:r w:rsidRPr="00AB5D79">
                          <w:rPr>
                            <w:rFonts w:ascii="Calibri" w:hAnsi="Calibri" w:cs="Calibri"/>
                            <w:color w:val="000000"/>
                            <w:sz w:val="16"/>
                            <w:szCs w:val="18"/>
                          </w:rPr>
                          <w:t>Update regular member node</w:t>
                        </w:r>
                      </w:p>
                    </w:txbxContent>
                  </v:textbox>
                </v:rect>
                <v:rect id="_x0000_s1317" style="position:absolute;left:2426;top:24;width:1623;height:453" filled="f" stroked="f">
                  <v:textbox style="mso-next-textbox:#_x0000_s1317" inset="0,0,0,0">
                    <w:txbxContent>
                      <w:p w:rsidR="00735AFE" w:rsidRPr="00AB5D79" w:rsidRDefault="00735AFE">
                        <w:pPr>
                          <w:rPr>
                            <w:sz w:val="20"/>
                          </w:rPr>
                        </w:pPr>
                        <w:r>
                          <w:rPr>
                            <w:rFonts w:ascii="Calibri" w:hAnsi="Calibri" w:cs="Calibri"/>
                            <w:color w:val="1F497D"/>
                            <w:sz w:val="16"/>
                            <w:szCs w:val="18"/>
                          </w:rPr>
                          <w:t>Create super</w:t>
                        </w:r>
                        <w:r w:rsidRPr="00AB5D79">
                          <w:rPr>
                            <w:rFonts w:ascii="Calibri" w:hAnsi="Calibri" w:cs="Calibri"/>
                            <w:color w:val="1F497D"/>
                            <w:sz w:val="16"/>
                            <w:szCs w:val="18"/>
                          </w:rPr>
                          <w:t xml:space="preserve"> </w:t>
                        </w:r>
                        <w:r>
                          <w:rPr>
                            <w:rFonts w:ascii="Calibri" w:hAnsi="Calibri" w:cs="Calibri"/>
                            <w:color w:val="1F497D"/>
                            <w:sz w:val="16"/>
                            <w:szCs w:val="18"/>
                          </w:rPr>
                          <w:t>m</w:t>
                        </w:r>
                        <w:r w:rsidRPr="00AB5D79">
                          <w:rPr>
                            <w:rFonts w:ascii="Calibri" w:hAnsi="Calibri" w:cs="Calibri"/>
                            <w:color w:val="1F497D"/>
                            <w:sz w:val="16"/>
                            <w:szCs w:val="18"/>
                          </w:rPr>
                          <w:t>embers</w:t>
                        </w:r>
                      </w:p>
                    </w:txbxContent>
                  </v:textbox>
                </v:rect>
                <v:line id="_x0000_s1318" style="position:absolute" from="1864,1230" to="1865,1971" strokeweight="0"/>
                <v:rect id="_x0000_s1319" style="position:absolute;left:1864;top:1230;width:12;height:741" fillcolor="black" stroked="f"/>
                <v:line id="_x0000_s1320" style="position:absolute" from="5353,1242" to="5354,1971" strokeweight="0"/>
                <v:rect id="_x0000_s1321" style="position:absolute;left:5353;top:1242;width:12;height:729" fillcolor="black" stroked="f"/>
                <v:line id="_x0000_s1322" style="position:absolute" from="2653,490" to="2654,741" strokeweight="0"/>
                <v:rect id="_x0000_s1323" style="position:absolute;left:2653;top:490;width:12;height:251" fillcolor="black" stroked="f"/>
                <v:line id="_x0000_s1324" style="position:absolute" from="4230,502" to="4231,741" strokeweight="0"/>
                <v:rect id="_x0000_s1325" style="position:absolute;left:4230;top:502;width:12;height:239" fillcolor="black" stroked="f"/>
                <v:rect id="_x0000_s1326" style="position:absolute;left:-12;width:24;height:107" fillcolor="#1f497d" stroked="f"/>
                <v:rect id="_x0000_s1327" style="position:absolute;left:-12;top:143;width:24;height:108" fillcolor="#1f497d" stroked="f"/>
                <v:rect id="_x0000_s1328" style="position:absolute;left:-12;top:287;width:24;height:107" fillcolor="#1f497d" stroked="f"/>
                <v:rect id="_x0000_s1329" style="position:absolute;left:-12;top:430;width:24;height:107" fillcolor="#1f497d" stroked="f"/>
                <v:rect id="_x0000_s1330" style="position:absolute;left:-12;top:573;width:24;height:108" fillcolor="#1f497d" stroked="f"/>
                <v:rect id="_x0000_s1331" style="position:absolute;left:-12;top:717;width:24;height:107" fillcolor="#1f497d" stroked="f"/>
                <v:rect id="_x0000_s1332" style="position:absolute;left:-12;top:860;width:24;height:107" fillcolor="#1f497d" stroked="f"/>
                <v:rect id="_x0000_s1333" style="position:absolute;left:-12;top:1003;width:24;height:108" fillcolor="#1f497d" stroked="f"/>
                <v:rect id="_x0000_s1334" style="position:absolute;left:-12;top:1147;width:24;height:107" fillcolor="#1f497d" stroked="f"/>
                <v:rect id="_x0000_s1335" style="position:absolute;left:-12;top:1290;width:24;height:107" fillcolor="#1f497d" stroked="f"/>
                <v:rect id="_x0000_s1336" style="position:absolute;left:-12;top:1433;width:24;height:108" fillcolor="#1f497d" stroked="f"/>
                <v:rect id="_x0000_s1337" style="position:absolute;left:-12;top:1577;width:24;height:107" fillcolor="#1f497d" stroked="f"/>
                <v:rect id="_x0000_s1338" style="position:absolute;left:-12;top:1720;width:24;height:107" fillcolor="#1f497d" stroked="f"/>
                <v:rect id="_x0000_s1339" style="position:absolute;left:-12;top:1863;width:24;height:108" fillcolor="#1f497d" stroked="f"/>
                <v:rect id="_x0000_s1340" style="position:absolute;left:-12;top:2007;width:24;height:107" fillcolor="#1f497d" stroked="f"/>
                <v:rect id="_x0000_s1341" style="position:absolute;left:-12;top:2150;width:24;height:107" fillcolor="#1f497d" stroked="f"/>
                <v:rect id="_x0000_s1342" style="position:absolute;left:-12;top:2293;width:24;height:108" fillcolor="#1f497d" stroked="f"/>
                <v:rect id="_x0000_s1343" style="position:absolute;left:-12;top:2436;width:24;height:108" fillcolor="#1f497d" stroked="f"/>
                <v:rect id="_x0000_s1344" style="position:absolute;left:-12;top:2580;width:24;height:107" fillcolor="#1f497d" stroked="f"/>
                <v:rect id="_x0000_s1345" style="position:absolute;left:-12;top:2723;width:24;height:108" fillcolor="#1f497d" stroked="f"/>
                <v:rect id="_x0000_s1346" style="position:absolute;left:-12;top:2866;width:24;height:108" fillcolor="#1f497d" stroked="f"/>
                <v:rect id="_x0000_s1347" style="position:absolute;left:-12;top:3010;width:24;height:107" fillcolor="#1f497d" stroked="f"/>
                <v:rect id="_x0000_s1348" style="position:absolute;left:-12;top:3153;width:24;height:108" fillcolor="#1f497d" stroked="f"/>
                <v:rect id="_x0000_s1349" style="position:absolute;left:-12;top:3296;width:24;height:108" fillcolor="#1f497d" stroked="f"/>
                <v:rect id="_x0000_s1350" style="position:absolute;left:-12;top:3440;width:24;height:107" fillcolor="#1f497d" stroked="f"/>
                <v:rect id="_x0000_s1351" style="position:absolute;left:-12;top:3583;width:24;height:108" fillcolor="#1f497d" stroked="f"/>
                <v:rect id="_x0000_s1352" style="position:absolute;left:-12;top:3726;width:24;height:108" fillcolor="#1f497d" stroked="f"/>
                <v:rect id="_x0000_s1353" style="position:absolute;left:-12;top:3870;width:24;height:107" fillcolor="#1f497d" stroked="f"/>
                <v:rect id="_x0000_s1354" style="position:absolute;left:-12;top:4013;width:24;height:108" fillcolor="#1f497d" stroked="f"/>
                <v:rect id="_x0000_s1355" style="position:absolute;left:-12;top:4156;width:24;height:108" fillcolor="#1f497d" stroked="f"/>
                <v:rect id="_x0000_s1356" style="position:absolute;left:-12;top:4300;width:24;height:107" fillcolor="#1f497d" stroked="f"/>
                <v:rect id="_x0000_s1357" style="position:absolute;left:-12;top:4443;width:24;height:108" fillcolor="#1f497d" stroked="f"/>
                <v:rect id="_x0000_s1358" style="position:absolute;left:-12;top:4586;width:24;height:108" fillcolor="#1f497d" stroked="f"/>
                <v:rect id="_x0000_s1359" style="position:absolute;left:-12;top:4730;width:24;height:107" fillcolor="#1f497d" stroked="f"/>
                <v:rect id="_x0000_s1360" style="position:absolute;left:-12;top:4873;width:24;height:107" fillcolor="#1f497d" stroked="f"/>
                <v:rect id="_x0000_s1361" style="position:absolute;left:-12;top:5016;width:24;height:108" fillcolor="#1f497d" stroked="f"/>
                <v:rect id="_x0000_s1362" style="position:absolute;left:-12;top:5160;width:24;height:107" fillcolor="#1f497d" stroked="f"/>
                <v:rect id="_x0000_s1363" style="position:absolute;left:-12;top:5303;width:24;height:107" fillcolor="#1f497d" stroked="f"/>
                <v:rect id="_x0000_s1364" style="position:absolute;left:-12;top:5446;width:24;height:108" fillcolor="#1f497d" stroked="f"/>
                <v:rect id="_x0000_s1365" style="position:absolute;left:-12;top:5590;width:24;height:107" fillcolor="#1f497d" stroked="f"/>
                <v:rect id="_x0000_s1366" style="position:absolute;left:-12;top:5733;width:24;height:107" fillcolor="#1f497d" stroked="f"/>
                <v:rect id="_x0000_s1367" style="position:absolute;left:-12;top:5876;width:24;height:108" fillcolor="#1f497d" stroked="f"/>
                <v:rect id="_x0000_s1368" style="position:absolute;left:-12;top:6020;width:24;height:107" fillcolor="#1f497d" stroked="f"/>
                <v:rect id="_x0000_s1369" style="position:absolute;left:-12;top:6163;width:24;height:107" fillcolor="#1f497d" stroked="f"/>
                <v:rect id="_x0000_s1370" style="position:absolute;left:-12;top:6306;width:24;height:108" fillcolor="#1f497d" stroked="f"/>
                <v:rect id="_x0000_s1371" style="position:absolute;left:-12;top:6450;width:24;height:107" fillcolor="#1f497d" stroked="f"/>
                <v:rect id="_x0000_s1372" style="position:absolute;left:-12;top:6593;width:24;height:107" fillcolor="#1f497d" stroked="f"/>
                <v:rect id="_x0000_s1373" style="position:absolute;left:-12;top:6736;width:24;height:108" fillcolor="#1f497d" stroked="f"/>
                <v:rect id="_x0000_s1374" style="position:absolute;left:-12;top:6880;width:24;height:107" fillcolor="#1f497d" stroked="f"/>
                <v:rect id="_x0000_s1375" style="position:absolute;left:-12;top:7023;width:24;height:107" fillcolor="#1f497d" stroked="f"/>
                <v:rect id="_x0000_s1376" style="position:absolute;left:-12;top:7166;width:24;height:108" fillcolor="#1f497d" stroked="f"/>
                <v:rect id="_x0000_s1377" style="position:absolute;left:-12;top:7309;width:24;height:108" fillcolor="#1f497d" stroked="f"/>
                <v:rect id="_x0000_s1378" style="position:absolute;left:-12;top:7453;width:24;height:107" fillcolor="#1f497d" stroked="f"/>
                <v:rect id="_x0000_s1379" style="position:absolute;left:-12;top:7596;width:24;height:108" fillcolor="#1f497d" stroked="f"/>
                <v:rect id="_x0000_s1380" style="position:absolute;left:-12;top:7739;width:24;height:108" fillcolor="#1f497d" stroked="f"/>
                <v:rect id="_x0000_s1381" style="position:absolute;left:-12;top:7883;width:24;height:107" fillcolor="#1f497d" stroked="f"/>
                <v:rect id="_x0000_s1382" style="position:absolute;left:-12;top:8026;width:24;height:108" fillcolor="#1f497d" stroked="f"/>
                <v:rect id="_x0000_s1383" style="position:absolute;left:-12;top:8169;width:24;height:108" fillcolor="#1f497d" stroked="f"/>
                <v:rect id="_x0000_s1384" style="position:absolute;left:-12;top:8313;width:24;height:107" fillcolor="#1f497d" stroked="f"/>
                <v:rect id="_x0000_s1385" style="position:absolute;left:-12;top:8456;width:24;height:48" fillcolor="#1f497d" stroked="f"/>
                <v:rect id="_x0000_s1386" style="position:absolute;left:6106;top:12;width:24;height:95" fillcolor="#1f497d" stroked="f"/>
                <v:rect id="_x0000_s1387" style="position:absolute;left:6106;top:143;width:24;height:108" fillcolor="#1f497d" stroked="f"/>
                <v:rect id="_x0000_s1388" style="position:absolute;left:6106;top:287;width:24;height:107" fillcolor="#1f497d" stroked="f"/>
                <v:rect id="_x0000_s1389" style="position:absolute;left:6106;top:430;width:24;height:107" fillcolor="#1f497d" stroked="f"/>
                <v:rect id="_x0000_s1390" style="position:absolute;left:6106;top:573;width:24;height:108" fillcolor="#1f497d" stroked="f"/>
                <v:rect id="_x0000_s1391" style="position:absolute;left:6106;top:717;width:24;height:107" fillcolor="#1f497d" stroked="f"/>
                <v:rect id="_x0000_s1392" style="position:absolute;left:6106;top:860;width:24;height:107" fillcolor="#1f497d" stroked="f"/>
                <v:rect id="_x0000_s1393" style="position:absolute;left:6106;top:1003;width:24;height:108" fillcolor="#1f497d" stroked="f"/>
                <v:rect id="_x0000_s1394" style="position:absolute;left:6106;top:1147;width:24;height:107" fillcolor="#1f497d" stroked="f"/>
                <v:rect id="_x0000_s1395" style="position:absolute;left:6106;top:1290;width:24;height:107" fillcolor="#1f497d" stroked="f"/>
                <v:rect id="_x0000_s1396" style="position:absolute;left:6106;top:1433;width:24;height:108" fillcolor="#1f497d" stroked="f"/>
                <v:rect id="_x0000_s1397" style="position:absolute;left:6106;top:1577;width:24;height:107" fillcolor="#1f497d" stroked="f"/>
                <v:rect id="_x0000_s1398" style="position:absolute;left:6106;top:1720;width:24;height:107" fillcolor="#1f497d" stroked="f"/>
                <v:rect id="_x0000_s1399" style="position:absolute;left:6106;top:1863;width:24;height:108" fillcolor="#1f497d" stroked="f"/>
                <v:rect id="_x0000_s1400" style="position:absolute;left:6106;top:2007;width:24;height:107" fillcolor="#1f497d" stroked="f"/>
                <v:rect id="_x0000_s1401" style="position:absolute;left:6106;top:2150;width:24;height:107" fillcolor="#1f497d" stroked="f"/>
                <v:rect id="_x0000_s1402" style="position:absolute;left:6106;top:2293;width:24;height:108" fillcolor="#1f497d" stroked="f"/>
                <v:rect id="_x0000_s1403" style="position:absolute;left:6106;top:2436;width:24;height:108" fillcolor="#1f497d" stroked="f"/>
                <v:rect id="_x0000_s1404" style="position:absolute;left:6106;top:2580;width:24;height:107" fillcolor="#1f497d" stroked="f"/>
                <v:rect id="_x0000_s1405" style="position:absolute;left:6106;top:2723;width:24;height:108" fillcolor="#1f497d" stroked="f"/>
                <v:rect id="_x0000_s1406" style="position:absolute;left:6106;top:2866;width:24;height:108" fillcolor="#1f497d" stroked="f"/>
                <v:rect id="_x0000_s1407" style="position:absolute;left:6106;top:3010;width:24;height:107" fillcolor="#1f497d" stroked="f"/>
                <v:rect id="_x0000_s1408" style="position:absolute;left:6106;top:3153;width:24;height:108" fillcolor="#1f497d" stroked="f"/>
                <v:rect id="_x0000_s1409" style="position:absolute;left:6106;top:3296;width:24;height:108" fillcolor="#1f497d" stroked="f"/>
                <v:rect id="_x0000_s1410" style="position:absolute;left:6106;top:3440;width:24;height:107" fillcolor="#1f497d" stroked="f"/>
                <v:rect id="_x0000_s1411" style="position:absolute;left:6106;top:3583;width:24;height:108" fillcolor="#1f497d" stroked="f"/>
                <v:rect id="_x0000_s1412" style="position:absolute;left:6106;top:3726;width:24;height:108" fillcolor="#1f497d" stroked="f"/>
                <v:rect id="_x0000_s1413" style="position:absolute;left:6106;top:3870;width:24;height:107" fillcolor="#1f497d" stroked="f"/>
                <v:rect id="_x0000_s1414" style="position:absolute;left:6106;top:4013;width:24;height:108" fillcolor="#1f497d" stroked="f"/>
                <v:rect id="_x0000_s1415" style="position:absolute;left:6106;top:4156;width:24;height:108" fillcolor="#1f497d" stroked="f"/>
                <v:rect id="_x0000_s1416" style="position:absolute;left:6106;top:4300;width:24;height:107" fillcolor="#1f497d" stroked="f"/>
                <v:rect id="_x0000_s1417" style="position:absolute;left:6106;top:4443;width:24;height:108" fillcolor="#1f497d" stroked="f"/>
                <v:rect id="_x0000_s1418" style="position:absolute;left:6106;top:4586;width:24;height:108" fillcolor="#1f497d" stroked="f"/>
                <v:rect id="_x0000_s1419" style="position:absolute;left:6106;top:4730;width:24;height:107" fillcolor="#1f497d" stroked="f"/>
                <v:rect id="_x0000_s1420" style="position:absolute;left:6106;top:4873;width:24;height:107" fillcolor="#1f497d" stroked="f"/>
                <v:rect id="_x0000_s1421" style="position:absolute;left:6106;top:5016;width:24;height:108" fillcolor="#1f497d" stroked="f"/>
                <v:rect id="_x0000_s1422" style="position:absolute;left:6106;top:5160;width:24;height:107" fillcolor="#1f497d" stroked="f"/>
                <v:rect id="_x0000_s1423" style="position:absolute;left:6106;top:5303;width:24;height:107" fillcolor="#1f497d" stroked="f"/>
                <v:rect id="_x0000_s1424" style="position:absolute;left:6106;top:5446;width:24;height:108" fillcolor="#1f497d" stroked="f"/>
                <v:rect id="_x0000_s1425" style="position:absolute;left:6106;top:5590;width:24;height:107" fillcolor="#1f497d" stroked="f"/>
                <v:rect id="_x0000_s1426" style="position:absolute;left:6106;top:5733;width:24;height:107" fillcolor="#1f497d" stroked="f"/>
                <v:rect id="_x0000_s1427" style="position:absolute;left:6106;top:5876;width:24;height:108" fillcolor="#1f497d" stroked="f"/>
                <v:rect id="_x0000_s1428" style="position:absolute;left:6106;top:6020;width:24;height:107" fillcolor="#1f497d" stroked="f"/>
                <v:rect id="_x0000_s1429" style="position:absolute;left:6106;top:6163;width:24;height:107" fillcolor="#1f497d" stroked="f"/>
                <v:rect id="_x0000_s1430" style="position:absolute;left:6106;top:6306;width:24;height:108" fillcolor="#1f497d" stroked="f"/>
                <v:rect id="_x0000_s1431" style="position:absolute;left:6106;top:6450;width:24;height:107" fillcolor="#1f497d" stroked="f"/>
                <v:rect id="_x0000_s1432" style="position:absolute;left:6106;top:6593;width:24;height:107" fillcolor="#1f497d" stroked="f"/>
                <v:rect id="_x0000_s1433" style="position:absolute;left:6106;top:6736;width:24;height:108" fillcolor="#1f497d" stroked="f"/>
                <v:rect id="_x0000_s1434" style="position:absolute;left:6106;top:6880;width:24;height:107" fillcolor="#1f497d" stroked="f"/>
                <v:rect id="_x0000_s1435" style="position:absolute;left:6106;top:7023;width:24;height:107" fillcolor="#1f497d" stroked="f"/>
                <v:rect id="_x0000_s1436" style="position:absolute;left:6106;top:7166;width:24;height:108" fillcolor="#1f497d" stroked="f"/>
                <v:rect id="_x0000_s1437" style="position:absolute;left:6106;top:7309;width:24;height:108" fillcolor="#1f497d" stroked="f"/>
                <v:rect id="_x0000_s1438" style="position:absolute;left:6106;top:7453;width:24;height:107" fillcolor="#1f497d" stroked="f"/>
                <v:rect id="_x0000_s1439" style="position:absolute;left:6106;top:7596;width:24;height:108" fillcolor="#1f497d" stroked="f"/>
                <v:rect id="_x0000_s1440" style="position:absolute;left:6106;top:7739;width:24;height:108" fillcolor="#1f497d" stroked="f"/>
                <v:rect id="_x0000_s1441" style="position:absolute;left:6106;top:7883;width:24;height:107" fillcolor="#1f497d" stroked="f"/>
                <v:rect id="_x0000_s1442" style="position:absolute;left:6106;top:8026;width:24;height:108" fillcolor="#1f497d" stroked="f"/>
                <v:rect id="_x0000_s1443" style="position:absolute;left:6106;top:8169;width:24;height:108" fillcolor="#1f497d" stroked="f"/>
                <v:rect id="_x0000_s1444" style="position:absolute;left:6106;top:8313;width:24;height:107" fillcolor="#1f497d" stroked="f"/>
                <v:rect id="_x0000_s1445" style="position:absolute;left:6106;top:8456;width:24;height:48" fillcolor="#1f497d" stroked="f"/>
                <v:line id="_x0000_s1446" style="position:absolute" from="2653,7763" to="2654,8253" strokeweight="0"/>
                <v:rect id="_x0000_s1447" style="position:absolute;left:2653;top:7763;width:12;height:490" fillcolor="black" stroked="f"/>
                <v:line id="_x0000_s1448" style="position:absolute" from="4230,7775" to="4231,8253" strokeweight="0"/>
                <v:rect id="_x0000_s1449" style="position:absolute;left:4230;top:7775;width:12;height:478" fillcolor="black" stroked="f"/>
                <v:line id="_x0000_s1450" style="position:absolute" from="1864,4395" to="1865,5840" strokeweight="0"/>
                <v:rect id="_x0000_s1451" style="position:absolute;left:1864;top:4395;width:12;height:1445" fillcolor="black" stroked="f"/>
                <v:line id="_x0000_s1452" style="position:absolute" from="5353,4407" to="5354,5840" strokeweight="0"/>
                <v:rect id="_x0000_s1453" style="position:absolute;left:5353;top:4407;width:12;height:1433" fillcolor="black" stroked="f"/>
                <v:rect id="_x0000_s1454" style="position:absolute;left:12;top:-12;width:96;height:24" fillcolor="#1f497d" stroked="f"/>
                <v:rect id="_x0000_s1455" style="position:absolute;left:143;top:-12;width:108;height:24" fillcolor="#1f497d" stroked="f"/>
                <v:rect id="_x0000_s1456" style="position:absolute;left:287;top:-12;width:107;height:24" fillcolor="#1f497d" stroked="f"/>
                <v:rect id="_x0000_s1457" style="position:absolute;left:430;top:-12;width:108;height:24" fillcolor="#1f497d" stroked="f"/>
                <v:rect id="_x0000_s1458" style="position:absolute;left:574;top:-12;width:107;height:24" fillcolor="#1f497d" stroked="f"/>
                <v:rect id="_x0000_s1459" style="position:absolute;left:717;top:-12;width:108;height:24" fillcolor="#1f497d" stroked="f"/>
                <v:rect id="_x0000_s1460" style="position:absolute;left:860;top:-12;width:108;height:24" fillcolor="#1f497d" stroked="f"/>
                <v:rect id="_x0000_s1461" style="position:absolute;left:1004;top:-12;width:107;height:24" fillcolor="#1f497d" stroked="f"/>
                <v:rect id="_x0000_s1462" style="position:absolute;left:1147;top:-12;width:108;height:24" fillcolor="#1f497d" stroked="f"/>
                <v:rect id="_x0000_s1463" style="position:absolute;left:1291;top:-12;width:107;height:24" fillcolor="#1f497d" stroked="f"/>
                <v:rect id="_x0000_s1464" style="position:absolute;left:1434;top:-12;width:107;height:24" fillcolor="#1f497d" stroked="f"/>
                <v:rect id="_x0000_s1465" style="position:absolute;left:1577;top:-12;width:108;height:24" fillcolor="#1f497d" stroked="f"/>
                <v:rect id="_x0000_s1466" style="position:absolute;left:1721;top:-12;width:107;height:24" fillcolor="#1f497d" stroked="f"/>
                <v:rect id="_x0000_s1467" style="position:absolute;left:1864;top:-12;width:108;height:24" fillcolor="#1f497d" stroked="f"/>
                <v:rect id="_x0000_s1468" style="position:absolute;left:2007;top:-12;width:108;height:24" fillcolor="#1f497d" stroked="f"/>
                <v:rect id="_x0000_s1469" style="position:absolute;left:2151;top:-12;width:107;height:24" fillcolor="#1f497d" stroked="f"/>
                <v:rect id="_x0000_s1470" style="position:absolute;left:2294;top:-12;width:108;height:24" fillcolor="#1f497d" stroked="f"/>
                <v:rect id="_x0000_s1471" style="position:absolute;left:2438;top:-12;width:107;height:24" fillcolor="#1f497d" stroked="f"/>
                <v:rect id="_x0000_s1472" style="position:absolute;left:2581;top:-12;width:108;height:24" fillcolor="#1f497d" stroked="f"/>
                <v:rect id="_x0000_s1473" style="position:absolute;left:2724;top:-12;width:108;height:24" fillcolor="#1f497d" stroked="f"/>
                <v:rect id="_x0000_s1474" style="position:absolute;left:2868;top:-12;width:107;height:24" fillcolor="#1f497d" stroked="f"/>
                <v:rect id="_x0000_s1475" style="position:absolute;left:3011;top:-12;width:108;height:24" fillcolor="#1f497d" stroked="f"/>
                <v:rect id="_x0000_s1476" style="position:absolute;left:3155;top:-12;width:107;height:24" fillcolor="#1f497d" stroked="f"/>
                <v:rect id="_x0000_s1477" style="position:absolute;left:3298;top:-12;width:108;height:24" fillcolor="#1f497d" stroked="f"/>
                <v:rect id="_x0000_s1478" style="position:absolute;left:3441;top:-12;width:108;height:24" fillcolor="#1f497d" stroked="f"/>
                <v:rect id="_x0000_s1479" style="position:absolute;left:3585;top:-12;width:107;height:24" fillcolor="#1f497d" stroked="f"/>
                <v:rect id="_x0000_s1480" style="position:absolute;left:3728;top:-12;width:108;height:24" fillcolor="#1f497d" stroked="f"/>
                <v:rect id="_x0000_s1481" style="position:absolute;left:3872;top:-12;width:107;height:24" fillcolor="#1f497d" stroked="f"/>
                <v:rect id="_x0000_s1482" style="position:absolute;left:4015;top:-12;width:108;height:24" fillcolor="#1f497d" stroked="f"/>
                <v:rect id="_x0000_s1483" style="position:absolute;left:4158;top:-12;width:108;height:24" fillcolor="#1f497d" stroked="f"/>
                <v:rect id="_x0000_s1484" style="position:absolute;left:4302;top:-12;width:107;height:24" fillcolor="#1f497d" stroked="f"/>
                <v:rect id="_x0000_s1485" style="position:absolute;left:4445;top:-12;width:108;height:24" fillcolor="#1f497d" stroked="f"/>
                <v:rect id="_x0000_s1486" style="position:absolute;left:4589;top:-12;width:107;height:24" fillcolor="#1f497d" stroked="f"/>
                <v:rect id="_x0000_s1487" style="position:absolute;left:4732;top:-12;width:107;height:24" fillcolor="#1f497d" stroked="f"/>
                <v:rect id="_x0000_s1488" style="position:absolute;left:4875;top:-12;width:108;height:24" fillcolor="#1f497d" stroked="f"/>
                <v:rect id="_x0000_s1489" style="position:absolute;left:5019;top:-12;width:107;height:24" fillcolor="#1f497d" stroked="f"/>
                <v:rect id="_x0000_s1490" style="position:absolute;left:5162;top:-12;width:108;height:24" fillcolor="#1f497d" stroked="f"/>
                <v:rect id="_x0000_s1491" style="position:absolute;left:5305;top:-12;width:108;height:24" fillcolor="#1f497d" stroked="f"/>
                <v:rect id="_x0000_s1492" style="position:absolute;left:5449;top:-12;width:107;height:24" fillcolor="#1f497d" stroked="f"/>
              </v:group>
            </v:group>
            <v:rect id="_x0000_s1494" style="position:absolute;left:8847;top:6221;width:106;height:22" fillcolor="#1f497d" stroked="f"/>
            <v:rect id="_x0000_s1495" style="position:absolute;left:8988;top:6221;width:105;height:22" fillcolor="#1f497d" stroked="f"/>
            <v:rect id="_x0000_s1496" style="position:absolute;left:9128;top:6221;width:106;height:22" fillcolor="#1f497d" stroked="f"/>
            <v:rect id="_x0000_s1497" style="position:absolute;left:9268;top:6221;width:106;height:22" fillcolor="#1f497d" stroked="f"/>
            <v:line id="_x0000_s1498" style="position:absolute" from="5978,6668" to="7524,6669" strokeweight="0"/>
            <v:rect id="_x0000_s1499" style="position:absolute;left:5978;top:6668;width:1546;height:10" fillcolor="black" stroked="f"/>
            <v:line id="_x0000_s1500" style="position:absolute" from="5978,6880" to="7524,6881" strokeweight="0"/>
            <v:rect id="_x0000_s1501" style="position:absolute;left:5978;top:6880;width:1546;height:11" fillcolor="black" stroked="f"/>
            <v:line id="_x0000_s1502" style="position:absolute" from="5205,7326" to="8624,7327" strokeweight="0"/>
            <v:rect id="_x0000_s1503" style="position:absolute;left:5205;top:7326;width:3419;height:11" fillcolor="black" stroked="f"/>
            <v:line id="_x0000_s1504" style="position:absolute" from="5205,7974" to="8624,7975" strokeweight="0"/>
            <v:rect id="_x0000_s1505" style="position:absolute;left:5205;top:7974;width:3419;height:11" fillcolor="black" stroked="f"/>
            <v:line id="_x0000_s1506" style="position:absolute" from="5205,10141" to="8624,10142" strokeweight="0"/>
            <v:rect id="_x0000_s1507" style="position:absolute;left:5205;top:10141;width:3419;height:11" fillcolor="black" stroked="f"/>
            <v:line id="_x0000_s1508" style="position:absolute" from="5205,11416" to="8624,11417" strokeweight="0"/>
            <v:rect id="_x0000_s1509" style="position:absolute;left:5205;top:11416;width:3419;height:10" fillcolor="black" stroked="f"/>
            <v:line id="_x0000_s1510" style="position:absolute" from="5978,13137" to="7524,13138" strokeweight="0"/>
            <v:rect id="_x0000_s1511" style="position:absolute;left:5978;top:13137;width:1546;height:11" fillcolor="black" stroked="f"/>
            <v:line id="_x0000_s1512" style="position:absolute" from="5978,13562" to="7524,13563" strokeweight="0"/>
            <v:rect id="_x0000_s1513" style="position:absolute;left:5978;top:13562;width:1546;height:11" fillcolor="black" stroked="f"/>
            <v:rect id="_x0000_s1514" style="position:absolute;left:3379;top:13775;width:94;height:21" fillcolor="#1f497d" stroked="f"/>
            <v:rect id="_x0000_s1515" style="position:absolute;left:3507;top:13775;width:106;height:21" fillcolor="#1f497d" stroked="f"/>
            <v:rect id="_x0000_s1516" style="position:absolute;left:3648;top:13775;width:105;height:21" fillcolor="#1f497d" stroked="f"/>
            <v:rect id="_x0000_s1517" style="position:absolute;left:3788;top:13775;width:106;height:21" fillcolor="#1f497d" stroked="f"/>
            <v:rect id="_x0000_s1518" style="position:absolute;left:3929;top:13775;width:105;height:21" fillcolor="#1f497d" stroked="f"/>
            <v:rect id="_x0000_s1519" style="position:absolute;left:4069;top:13775;width:106;height:21" fillcolor="#1f497d" stroked="f"/>
            <v:rect id="_x0000_s1520" style="position:absolute;left:4210;top:13775;width:105;height:21" fillcolor="#1f497d" stroked="f"/>
            <v:rect id="_x0000_s1521" style="position:absolute;left:4351;top:13775;width:105;height:21" fillcolor="#1f497d" stroked="f"/>
            <v:rect id="_x0000_s1522" style="position:absolute;left:4491;top:13775;width:106;height:21" fillcolor="#1f497d" stroked="f"/>
            <v:rect id="_x0000_s1523" style="position:absolute;left:4632;top:13775;width:105;height:21" fillcolor="#1f497d" stroked="f"/>
            <v:rect id="_x0000_s1524" style="position:absolute;left:4772;top:13775;width:105;height:21" fillcolor="#1f497d" stroked="f"/>
            <v:rect id="_x0000_s1525" style="position:absolute;left:4912;top:13775;width:106;height:21" fillcolor="#1f497d" stroked="f"/>
            <v:rect id="_x0000_s1526" style="position:absolute;left:5053;top:13775;width:105;height:21" fillcolor="#1f497d" stroked="f"/>
            <v:rect id="_x0000_s1527" style="position:absolute;left:5193;top:13775;width:106;height:21" fillcolor="#1f497d" stroked="f"/>
            <v:rect id="_x0000_s1528" style="position:absolute;left:5334;top:13775;width:105;height:21" fillcolor="#1f497d" stroked="f"/>
            <v:rect id="_x0000_s1529" style="position:absolute;left:5475;top:13775;width:105;height:21" fillcolor="#1f497d" stroked="f"/>
            <v:rect id="_x0000_s1530" style="position:absolute;left:5615;top:13775;width:106;height:21" fillcolor="#1f497d" stroked="f"/>
            <v:rect id="_x0000_s1531" style="position:absolute;left:5756;top:13775;width:105;height:21" fillcolor="#1f497d" stroked="f"/>
            <v:rect id="_x0000_s1532" style="position:absolute;left:5896;top:13775;width:106;height:21" fillcolor="#1f497d" stroked="f"/>
            <v:rect id="_x0000_s1533" style="position:absolute;left:6036;top:13775;width:106;height:21" fillcolor="#1f497d" stroked="f"/>
            <v:rect id="_x0000_s1534" style="position:absolute;left:6177;top:13775;width:105;height:21" fillcolor="#1f497d" stroked="f"/>
            <v:rect id="_x0000_s1535" style="position:absolute;left:6317;top:13775;width:106;height:21" fillcolor="#1f497d" stroked="f"/>
            <v:rect id="_x0000_s1536" style="position:absolute;left:6459;top:13775;width:104;height:21" fillcolor="#1f497d" stroked="f"/>
            <v:rect id="_x0000_s1537" style="position:absolute;left:6599;top:13775;width:106;height:21" fillcolor="#1f497d" stroked="f"/>
            <v:rect id="_x0000_s1538" style="position:absolute;left:6739;top:13775;width:106;height:21" fillcolor="#1f497d" stroked="f"/>
            <v:rect id="_x0000_s1539" style="position:absolute;left:6880;top:13775;width:105;height:21" fillcolor="#1f497d" stroked="f"/>
            <v:rect id="_x0000_s1540" style="position:absolute;left:7020;top:13775;width:106;height:21" fillcolor="#1f497d" stroked="f"/>
            <v:rect id="_x0000_s1541" style="position:absolute;left:7161;top:13775;width:105;height:21" fillcolor="#1f497d" stroked="f"/>
            <v:rect id="_x0000_s1542" style="position:absolute;left:7301;top:13775;width:106;height:21" fillcolor="#1f497d" stroked="f"/>
            <v:rect id="_x0000_s1543" style="position:absolute;left:7441;top:13775;width:106;height:21" fillcolor="#1f497d" stroked="f"/>
            <v:rect id="_x0000_s1544" style="position:absolute;left:7583;top:13775;width:104;height:21" fillcolor="#1f497d" stroked="f"/>
            <v:rect id="_x0000_s1545" style="position:absolute;left:7723;top:13775;width:106;height:21" fillcolor="#1f497d" stroked="f"/>
            <v:rect id="_x0000_s1546" style="position:absolute;left:7864;top:13775;width:105;height:21" fillcolor="#1f497d" stroked="f"/>
            <v:rect id="_x0000_s1547" style="position:absolute;left:8004;top:13775;width:105;height:21" fillcolor="#1f497d" stroked="f"/>
            <v:rect id="_x0000_s1548" style="position:absolute;left:8144;top:13775;width:106;height:21" fillcolor="#1f497d" stroked="f"/>
            <v:rect id="_x0000_s1549" style="position:absolute;left:8285;top:13775;width:105;height:21" fillcolor="#1f497d" stroked="f"/>
            <v:rect id="_x0000_s1550" style="position:absolute;left:8425;top:13775;width:106;height:21" fillcolor="#1f497d" stroked="f"/>
            <v:rect id="_x0000_s1551" style="position:absolute;left:8566;top:13775;width:105;height:21" fillcolor="#1f497d" stroked="f"/>
            <v:rect id="_x0000_s1552" style="position:absolute;left:8707;top:13775;width:104;height:21" fillcolor="#1f497d" stroked="f"/>
            <v:rect id="_x0000_s1553" style="position:absolute;left:8847;top:13775;width:106;height:21" fillcolor="#1f497d" stroked="f"/>
            <v:rect id="_x0000_s1554" style="position:absolute;left:8988;top:13775;width:105;height:21" fillcolor="#1f497d" stroked="f"/>
            <v:rect id="_x0000_s1555" style="position:absolute;left:9128;top:13775;width:106;height:21" fillcolor="#1f497d" stroked="f"/>
            <v:rect id="_x0000_s1556" style="position:absolute;left:9268;top:13775;width:106;height:21" fillcolor="#1f497d" stroked="f"/>
            <v:shape id="_x0000_s1557" style="position:absolute;left:4438;top:8404;width:4509;height:1308" coordsize="6160,1969" path="m6,992hdc3,991,,988,,984v,-3,3,-6,6,-7hal3078,1hdc3080,,3081,,3083,1hal6155,977hdc6158,978,6160,981,6160,984v,4,-2,7,-5,8hal3083,1968hdc3081,1969,3080,1969,3078,1968hal6,992hdxm3083,1953hal3078,1953,6150,977r,15l3078,16r5,l11,992r,-15l3083,1953hdxe" fillcolor="black" strokeweight=".05pt">
              <v:path arrowok="t"/>
              <o:lock v:ext="edit" verticies="t"/>
            </v:shape>
            <v:rect id="_x0000_s1558" style="position:absolute;left:5569;top:8734;width:1983;height:403" filled="f" stroked="f">
              <v:textbox style="mso-next-textbox:#_x0000_s1558" inset="0,0,0,0">
                <w:txbxContent>
                  <w:p w:rsidR="00735AFE" w:rsidRPr="00AB5D79" w:rsidRDefault="00735AFE">
                    <w:pPr>
                      <w:rPr>
                        <w:sz w:val="20"/>
                      </w:rPr>
                    </w:pPr>
                    <w:proofErr w:type="gramStart"/>
                    <w:r w:rsidRPr="00AB5D79">
                      <w:rPr>
                        <w:rFonts w:ascii="Calibri" w:hAnsi="Calibri" w:cs="Calibri"/>
                        <w:color w:val="000000"/>
                        <w:sz w:val="16"/>
                        <w:szCs w:val="18"/>
                      </w:rPr>
                      <w:t>*  &gt;</w:t>
                    </w:r>
                    <w:proofErr w:type="gramEnd"/>
                    <w:r w:rsidRPr="00AB5D79">
                      <w:rPr>
                        <w:rFonts w:ascii="Calibri" w:hAnsi="Calibri" w:cs="Calibri"/>
                        <w:color w:val="000000"/>
                        <w:sz w:val="16"/>
                        <w:szCs w:val="18"/>
                      </w:rPr>
                      <w:t>=3 members at the joint</w:t>
                    </w:r>
                  </w:p>
                </w:txbxContent>
              </v:textbox>
            </v:rect>
            <v:rect id="_x0000_s1559" style="position:absolute;left:5569;top:8925;width:397;height:403" filled="f" stroked="f">
              <v:textbox style="mso-next-textbox:#_x0000_s1559" inset="0,0,0,0">
                <w:txbxContent>
                  <w:p w:rsidR="00735AFE" w:rsidRPr="00AB5D79" w:rsidRDefault="00735AFE">
                    <w:pPr>
                      <w:rPr>
                        <w:sz w:val="20"/>
                      </w:rPr>
                    </w:pPr>
                    <w:r w:rsidRPr="00AB5D79">
                      <w:rPr>
                        <w:rFonts w:ascii="Calibri" w:hAnsi="Calibri" w:cs="Calibri"/>
                        <w:color w:val="000000"/>
                        <w:sz w:val="16"/>
                        <w:szCs w:val="18"/>
                      </w:rPr>
                      <w:t>* 180</w:t>
                    </w:r>
                  </w:p>
                </w:txbxContent>
              </v:textbox>
            </v:rect>
            <v:rect id="_x0000_s1560" style="position:absolute;left:5932;top:8925;width:60;height:403" filled="f" stroked="f">
              <v:textbox style="mso-next-textbox:#_x0000_s1560" inset="0,0,0,0">
                <w:txbxContent>
                  <w:p w:rsidR="00735AFE" w:rsidRPr="00AB5D79" w:rsidRDefault="00735AFE">
                    <w:pPr>
                      <w:rPr>
                        <w:sz w:val="20"/>
                      </w:rPr>
                    </w:pPr>
                    <w:r w:rsidRPr="00AB5D79">
                      <w:rPr>
                        <w:rFonts w:ascii="Calibri" w:hAnsi="Calibri" w:cs="Calibri"/>
                        <w:color w:val="000000"/>
                        <w:sz w:val="16"/>
                        <w:szCs w:val="18"/>
                      </w:rPr>
                      <w:t>°</w:t>
                    </w:r>
                  </w:p>
                </w:txbxContent>
              </v:textbox>
            </v:rect>
            <v:rect id="_x0000_s1561" style="position:absolute;left:6037;top:8925;width:722;height:403" filled="f" stroked="f">
              <v:textbox style="mso-next-textbox:#_x0000_s1561" inset="0,0,0,0">
                <w:txbxContent>
                  <w:p w:rsidR="00735AFE" w:rsidRPr="00AB5D79" w:rsidRDefault="00735AFE">
                    <w:pPr>
                      <w:rPr>
                        <w:sz w:val="20"/>
                      </w:rPr>
                    </w:pPr>
                    <w:proofErr w:type="gramStart"/>
                    <w:r w:rsidRPr="00AB5D79">
                      <w:rPr>
                        <w:rFonts w:ascii="Calibri" w:hAnsi="Calibri" w:cs="Calibri"/>
                        <w:color w:val="000000"/>
                        <w:sz w:val="16"/>
                        <w:szCs w:val="18"/>
                      </w:rPr>
                      <w:t>alignment</w:t>
                    </w:r>
                    <w:proofErr w:type="gramEnd"/>
                  </w:p>
                </w:txbxContent>
              </v:textbox>
            </v:rect>
            <v:rect id="_x0000_s1562" style="position:absolute;left:6787;top:8925;width:455;height:403" filled="f" stroked="f">
              <v:textbox style="mso-next-textbox:#_x0000_s1562" inset="0,0,0,0">
                <w:txbxContent>
                  <w:p w:rsidR="00735AFE" w:rsidRPr="00AB5D79" w:rsidRDefault="00735AFE">
                    <w:pPr>
                      <w:rPr>
                        <w:sz w:val="20"/>
                      </w:rPr>
                    </w:pPr>
                    <w:proofErr w:type="gramStart"/>
                    <w:r w:rsidRPr="00AB5D79">
                      <w:rPr>
                        <w:rFonts w:ascii="Calibri" w:hAnsi="Calibri" w:cs="Calibri"/>
                        <w:color w:val="000000"/>
                        <w:sz w:val="16"/>
                        <w:szCs w:val="18"/>
                      </w:rPr>
                      <w:t>with</w:t>
                    </w:r>
                    <w:proofErr w:type="gramEnd"/>
                    <w:r w:rsidRPr="00AB5D79">
                      <w:rPr>
                        <w:rFonts w:ascii="Calibri" w:hAnsi="Calibri" w:cs="Calibri"/>
                        <w:color w:val="000000"/>
                        <w:sz w:val="16"/>
                        <w:szCs w:val="18"/>
                      </w:rPr>
                      <w:t xml:space="preserve"> R</w:t>
                    </w:r>
                  </w:p>
                </w:txbxContent>
              </v:textbox>
            </v:rect>
            <v:rect id="_x0000_s1563" style="position:absolute;left:7220;top:8979;width:50;height:302" filled="f" stroked="f">
              <v:textbox style="mso-next-textbox:#_x0000_s1563" inset="0,0,0,0">
                <w:txbxContent>
                  <w:p w:rsidR="00735AFE" w:rsidRPr="00AB5D79" w:rsidRDefault="00735AFE">
                    <w:pPr>
                      <w:rPr>
                        <w:sz w:val="20"/>
                      </w:rPr>
                    </w:pPr>
                    <w:r w:rsidRPr="00AB5D79">
                      <w:rPr>
                        <w:rFonts w:ascii="Calibri" w:hAnsi="Calibri" w:cs="Calibri"/>
                        <w:color w:val="000000"/>
                        <w:sz w:val="9"/>
                        <w:szCs w:val="10"/>
                      </w:rPr>
                      <w:t>1</w:t>
                    </w:r>
                  </w:p>
                </w:txbxContent>
              </v:textbox>
            </v:rect>
            <v:rect id="_x0000_s1564" style="position:absolute;left:7279;top:8925;width:184;height:403" filled="f" stroked="f">
              <v:textbox style="mso-next-textbox:#_x0000_s1564" inset="0,0,0,0">
                <w:txbxContent>
                  <w:p w:rsidR="00735AFE" w:rsidRPr="00AB5D79" w:rsidRDefault="00735AFE">
                    <w:pPr>
                      <w:rPr>
                        <w:sz w:val="20"/>
                      </w:rPr>
                    </w:pPr>
                    <w:r w:rsidRPr="00AB5D79">
                      <w:rPr>
                        <w:rFonts w:ascii="Calibri" w:hAnsi="Calibri" w:cs="Calibri"/>
                        <w:color w:val="000000"/>
                        <w:sz w:val="16"/>
                        <w:szCs w:val="18"/>
                      </w:rPr>
                      <w:t>=R</w:t>
                    </w:r>
                  </w:p>
                </w:txbxContent>
              </v:textbox>
            </v:rect>
            <v:rect id="_x0000_s1565" style="position:absolute;left:7466;top:8979;width:50;height:302" filled="f" stroked="f">
              <v:textbox style="mso-next-textbox:#_x0000_s1565" inset="0,0,0,0">
                <w:txbxContent>
                  <w:p w:rsidR="00735AFE" w:rsidRPr="00AB5D79" w:rsidRDefault="00735AFE">
                    <w:pPr>
                      <w:rPr>
                        <w:sz w:val="20"/>
                      </w:rPr>
                    </w:pPr>
                    <w:r w:rsidRPr="00AB5D79">
                      <w:rPr>
                        <w:rFonts w:ascii="Calibri" w:hAnsi="Calibri" w:cs="Calibri"/>
                        <w:color w:val="000000"/>
                        <w:sz w:val="9"/>
                        <w:szCs w:val="10"/>
                      </w:rPr>
                      <w:t>2</w:t>
                    </w:r>
                  </w:p>
                </w:txbxContent>
              </v:textbox>
            </v:rect>
            <v:rect id="_x0000_s1566" style="position:absolute;left:5569;top:9116;width:2260;height:403" filled="f" stroked="f">
              <v:textbox style="mso-next-textbox:#_x0000_s1566" inset="0,0,0,0">
                <w:txbxContent>
                  <w:p w:rsidR="00735AFE" w:rsidRPr="00AB5D79" w:rsidRDefault="00735AFE">
                    <w:pPr>
                      <w:rPr>
                        <w:sz w:val="20"/>
                      </w:rPr>
                    </w:pPr>
                    <w:r w:rsidRPr="00AB5D79">
                      <w:rPr>
                        <w:rFonts w:ascii="Calibri" w:hAnsi="Calibri" w:cs="Calibri"/>
                        <w:color w:val="000000"/>
                        <w:sz w:val="16"/>
                        <w:szCs w:val="18"/>
                      </w:rPr>
                      <w:t>* Option = '2', calculate overlap</w:t>
                    </w:r>
                  </w:p>
                </w:txbxContent>
              </v:textbox>
            </v:rect>
            <v:shape id="_x0000_s1567" style="position:absolute;left:6620;top:6880;width:123;height:447" coordsize="168,673" path="m94,1l92,657r-16,l78,,94,1xm166,533l83,673,2,532hdc,528,1,523,5,521v4,-2,9,-1,11,3hal90,653r-13,l152,525hdc154,521,159,520,163,522v4,2,5,7,3,11haxe" fillcolor="#4a7ebb" strokecolor="#4a7ebb" strokeweight=".05pt">
              <v:path arrowok="t"/>
              <o:lock v:ext="edit" verticies="t"/>
            </v:shape>
            <v:shape id="_x0000_s1568" style="position:absolute;left:6620;top:7974;width:123;height:436" coordsize="168,657" path="m94,l92,641r-16,l78,,94,xm166,517l83,657,2,516hdc,512,1,507,5,505v4,-2,9,-1,11,3hal90,637r-13,l152,509hdc154,505,159,504,163,506v4,2,5,7,3,11haxe" fillcolor="#4a7ebb" strokecolor="#4a7ebb" strokeweight=".05pt">
              <v:path arrowok="t"/>
              <o:lock v:ext="edit" verticies="t"/>
            </v:shape>
            <v:shape id="_x0000_s1569" style="position:absolute;left:6620;top:9717;width:123;height:425" coordsize="168,641" path="m94,1l92,625r-16,l78,,94,1xm166,501l83,641,2,500hdc,496,1,491,5,489v4,-2,9,-1,11,3hal90,621r-13,l152,493hdc154,489,159,488,163,490v4,2,5,7,3,11haxe" fillcolor="#4a7ebb" strokecolor="#4a7ebb" strokeweight=".05pt">
              <v:path arrowok="t"/>
              <o:lock v:ext="edit" verticies="t"/>
            </v:shape>
            <v:rect id="_x0000_s1570" style="position:absolute;left:3695;top:9063;width:749;height:11" fillcolor="#4a7ebb" strokecolor="#4a7ebb" strokeweight=".05pt">
              <v:stroke joinstyle="round"/>
            </v:rect>
            <v:rect id="_x0000_s1571" style="position:absolute;left:3689;top:7103;width:12;height:1965" fillcolor="#4a7ebb" strokecolor="#4a7ebb" strokeweight=".05pt">
              <v:stroke joinstyle="round"/>
            </v:rect>
            <v:shape id="_x0000_s1572" style="position:absolute;left:3695;top:7049;width:2986;height:112" coordsize="4081,168" path="m,73r4065,3l4065,92,,89,,73xm3941,2r140,82l3940,166hdc3937,168,3932,167,3930,163v-3,-4,-1,-9,2,-11hal4061,77r,14l3932,16hdc3929,14,3927,9,3930,5v2,-4,7,-5,11,-3haxe" fillcolor="#4a7ebb" strokecolor="#4a7ebb" strokeweight=".05pt">
              <v:path arrowok="t"/>
              <o:lock v:ext="edit" verticies="t"/>
            </v:shape>
            <v:shape id="_x0000_s1573" style="position:absolute;left:5621;top:11836;width:2143;height:861" coordsize="2928,1297" path="m5,656hdc2,655,,652,,648v,-3,2,-6,5,-7hal1461,1hdc1463,,1466,,1468,1hal2924,641hdc2927,642,2928,645,2928,648v,4,-1,7,-4,8hal1468,1296hdc1466,1297,1463,1297,1461,1296hal5,656hdxm1468,1281hal1461,1281,2917,641r,15l1461,16r7,l12,656r,-15l1468,1281hdxe" fillcolor="black" strokeweight=".05pt">
              <v:path arrowok="t"/>
              <o:lock v:ext="edit" verticies="t"/>
            </v:shape>
            <v:rect id="_x0000_s1574" style="position:absolute;left:6254;top:12054;width:416;height:402" filled="f" stroked="f">
              <v:textbox style="mso-next-textbox:#_x0000_s1574" inset="0,0,0,0">
                <w:txbxContent>
                  <w:p w:rsidR="00735AFE" w:rsidRPr="00AB5D79" w:rsidRDefault="00735AFE">
                    <w:pPr>
                      <w:rPr>
                        <w:sz w:val="20"/>
                      </w:rPr>
                    </w:pPr>
                    <w:r w:rsidRPr="00AB5D79">
                      <w:rPr>
                        <w:rFonts w:ascii="Calibri" w:hAnsi="Calibri" w:cs="Calibri"/>
                        <w:color w:val="000000"/>
                        <w:sz w:val="16"/>
                        <w:szCs w:val="18"/>
                      </w:rPr>
                      <w:t>Finish</w:t>
                    </w:r>
                  </w:p>
                </w:txbxContent>
              </v:textbox>
            </v:rect>
            <v:rect id="_x0000_s1575" style="position:absolute;left:6687;top:12054;width:445;height:402" filled="f" stroked="f">
              <v:textbox style="mso-next-textbox:#_x0000_s1575" inset="0,0,0,0">
                <w:txbxContent>
                  <w:p w:rsidR="00735AFE" w:rsidRPr="00AB5D79" w:rsidRDefault="00735AFE">
                    <w:pPr>
                      <w:rPr>
                        <w:sz w:val="20"/>
                      </w:rPr>
                    </w:pPr>
                    <w:proofErr w:type="gramStart"/>
                    <w:r w:rsidRPr="00AB5D79">
                      <w:rPr>
                        <w:rFonts w:ascii="Calibri" w:hAnsi="Calibri" w:cs="Calibri"/>
                        <w:color w:val="000000"/>
                        <w:sz w:val="16"/>
                        <w:szCs w:val="18"/>
                      </w:rPr>
                      <w:t>all</w:t>
                    </w:r>
                    <w:proofErr w:type="gramEnd"/>
                    <w:r w:rsidRPr="00AB5D79">
                      <w:rPr>
                        <w:rFonts w:ascii="Calibri" w:hAnsi="Calibri" w:cs="Calibri"/>
                        <w:color w:val="000000"/>
                        <w:sz w:val="16"/>
                        <w:szCs w:val="18"/>
                      </w:rPr>
                      <w:t xml:space="preserve"> the </w:t>
                    </w:r>
                  </w:p>
                </w:txbxContent>
              </v:textbox>
            </v:rect>
            <v:rect id="_x0000_s1576" style="position:absolute;left:6441;top:12245;width:518;height:403" filled="f" stroked="f">
              <v:textbox style="mso-next-textbox:#_x0000_s1576" inset="0,0,0,0">
                <w:txbxContent>
                  <w:p w:rsidR="00735AFE" w:rsidRPr="00AB5D79" w:rsidRDefault="00735AFE">
                    <w:pPr>
                      <w:rPr>
                        <w:sz w:val="20"/>
                      </w:rPr>
                    </w:pPr>
                    <w:proofErr w:type="gramStart"/>
                    <w:r w:rsidRPr="00AB5D79">
                      <w:rPr>
                        <w:rFonts w:ascii="Calibri" w:hAnsi="Calibri" w:cs="Calibri"/>
                        <w:color w:val="000000"/>
                        <w:sz w:val="16"/>
                        <w:szCs w:val="18"/>
                      </w:rPr>
                      <w:t>joints ?</w:t>
                    </w:r>
                    <w:proofErr w:type="gramEnd"/>
                  </w:p>
                </w:txbxContent>
              </v:textbox>
            </v:rect>
            <v:shape id="_x0000_s1577" style="position:absolute;left:6620;top:11416;width:123;height:426" coordsize="168,641" path="m94,l92,625r-16,l78,,94,xm166,501l83,641,2,500hdc,496,1,491,5,489v4,-2,9,-1,11,3hal90,621r-13,l152,493hdc154,489,159,488,163,490v4,2,5,7,3,11haxe" fillcolor="#4a7ebb" strokecolor="#4a7ebb" strokeweight=".05pt">
              <v:path arrowok="t"/>
              <o:lock v:ext="edit" verticies="t"/>
            </v:shape>
            <v:rect id="_x0000_s1578" style="position:absolute;left:3695;top:12271;width:1932;height:11" fillcolor="#4a7ebb" strokecolor="#4a7ebb" strokeweight=".05pt">
              <v:stroke joinstyle="round"/>
            </v:rect>
            <v:rect id="_x0000_s1579" style="position:absolute;left:3689;top:9068;width:12;height:3209" fillcolor="#4a7ebb" strokecolor="#4a7ebb" strokeweight=".05pt">
              <v:stroke joinstyle="round"/>
            </v:rect>
            <v:shape id="_x0000_s1580" style="position:absolute;left:6620;top:12713;width:123;height:425" coordsize="168,641" path="m94,l92,625r-16,l78,,94,xm166,501l83,641,2,500hdc,496,1,491,5,489v4,-2,9,-1,11,3hal90,621r-13,l152,493hdc154,489,159,488,163,490v4,2,5,7,3,11haxe" fillcolor="#4a7ebb" strokecolor="#4a7ebb" strokeweight=".05pt">
              <v:path arrowok="t"/>
              <o:lock v:ext="edit" verticies="t"/>
            </v:shape>
          </v:group>
        </w:pict>
      </w:r>
      <w:r>
        <w:pict>
          <v:shape id="_x0000_i1031" type="#_x0000_t75" style="width:276.7pt;height:405.65pt">
            <v:imagedata croptop="-65520f" cropbottom="65520f"/>
          </v:shape>
        </w:pict>
      </w:r>
    </w:p>
    <w:p w:rsidR="0079743D" w:rsidRDefault="008F79C7" w:rsidP="00707A2C">
      <w:pPr>
        <w:jc w:val="center"/>
      </w:pPr>
      <w:r>
        <w:rPr>
          <w:noProof/>
        </w:rPr>
        <w:pict>
          <v:shape id="_x0000_s1582" type="#_x0000_t202" style="position:absolute;left:0;text-align:left;margin-left:113.85pt;margin-top:5.25pt;width:307.1pt;height:21pt;z-index:251662336" stroked="f">
            <v:textbox style="mso-next-textbox:#_x0000_s1582;mso-fit-shape-to-text:t" inset="0,0,0,0">
              <w:txbxContent>
                <w:p w:rsidR="00735AFE" w:rsidRPr="00C0551F" w:rsidRDefault="00735AFE" w:rsidP="00E766CB">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6</w:t>
                  </w:r>
                  <w:r w:rsidR="008F79C7">
                    <w:rPr>
                      <w:noProof/>
                    </w:rPr>
                    <w:fldChar w:fldCharType="end"/>
                  </w:r>
                  <w:r>
                    <w:t xml:space="preserve">: Reconstruct </w:t>
                  </w:r>
                  <w:proofErr w:type="gramStart"/>
                  <w:r>
                    <w:t>members</w:t>
                  </w:r>
                  <w:proofErr w:type="gramEnd"/>
                  <w:r>
                    <w:t xml:space="preserve"> flow chart</w:t>
                  </w:r>
                </w:p>
              </w:txbxContent>
            </v:textbox>
          </v:shape>
        </w:pict>
      </w:r>
    </w:p>
    <w:p w:rsidR="009F3D6A" w:rsidRDefault="00BB6520">
      <w:pPr>
        <w:pStyle w:val="Heading4"/>
      </w:pPr>
      <w:r>
        <w:t>Connectivity</w:t>
      </w:r>
    </w:p>
    <w:p w:rsidR="00E00722" w:rsidRPr="00DA3AC7" w:rsidRDefault="00E60E9A" w:rsidP="00DA3AC7">
      <w:r w:rsidRPr="00DA3AC7">
        <w:t xml:space="preserve">At the first step of </w:t>
      </w:r>
      <w:r w:rsidR="00BB6520">
        <w:t>construct super</w:t>
      </w:r>
      <w:r w:rsidR="00BB6520" w:rsidRPr="00DA3AC7">
        <w:t xml:space="preserve"> </w:t>
      </w:r>
      <w:r w:rsidRPr="00DA3AC7">
        <w:t xml:space="preserve">members, we need to find out the connectivity at the joint, which is how many members are connected at each joint, and what are the angles between connected members. </w:t>
      </w:r>
    </w:p>
    <w:p w:rsidR="00E00722" w:rsidRPr="00DA3AC7" w:rsidRDefault="00176CE8" w:rsidP="00DA3AC7">
      <w:r>
        <w:t xml:space="preserve">If joint option </w:t>
      </w:r>
      <w:r w:rsidR="00024175">
        <w:t xml:space="preserve">3 </w:t>
      </w:r>
      <w:r>
        <w:t>is specified, w</w:t>
      </w:r>
      <w:r w:rsidR="00E60E9A" w:rsidRPr="00DA3AC7">
        <w:t xml:space="preserve">e are going to create the super </w:t>
      </w:r>
      <w:r w:rsidR="00C066AF">
        <w:t>member</w:t>
      </w:r>
      <w:r w:rsidR="00E60E9A" w:rsidRPr="00DA3AC7">
        <w:t xml:space="preserve"> if there are more than three members connected at the joint and there is at least one 180 angle between connected members. Also, the members aligned in the 180 degrees </w:t>
      </w:r>
      <w:r w:rsidR="00024175">
        <w:t xml:space="preserve">must </w:t>
      </w:r>
      <w:r w:rsidR="00E60E9A" w:rsidRPr="00DA3AC7">
        <w:t xml:space="preserve">have the same diameter. </w:t>
      </w:r>
    </w:p>
    <w:p w:rsidR="00E00722" w:rsidRDefault="00E60E9A" w:rsidP="00DA3AC7">
      <w:r w:rsidRPr="00DA3AC7">
        <w:t>For the jacket structure, there are several type</w:t>
      </w:r>
      <w:r w:rsidR="00DA3AC7">
        <w:t>s</w:t>
      </w:r>
      <w:r w:rsidRPr="00DA3AC7">
        <w:t xml:space="preserve"> of connections at one joint. They are 1, 2, 4, 6 members at one joint. The ones where we are going to create a super member are the joints with four or six members connected at the joint. They all satisfy the required conditions.</w:t>
      </w:r>
    </w:p>
    <w:p w:rsidR="00DA3AC7" w:rsidRDefault="00DA3AC7" w:rsidP="00DA3AC7">
      <w:pPr>
        <w:keepNext/>
        <w:jc w:val="center"/>
      </w:pPr>
      <w:r>
        <w:rPr>
          <w:noProof/>
        </w:rPr>
        <w:lastRenderedPageBreak/>
        <w:drawing>
          <wp:inline distT="0" distB="0" distL="0" distR="0">
            <wp:extent cx="2370189" cy="2797541"/>
            <wp:effectExtent l="19050" t="0" r="0" b="0"/>
            <wp:docPr id="3" name="Picture 2" descr="jacket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etjoints.png"/>
                    <pic:cNvPicPr/>
                  </pic:nvPicPr>
                  <pic:blipFill>
                    <a:blip r:embed="rId16" cstate="print"/>
                    <a:stretch>
                      <a:fillRect/>
                    </a:stretch>
                  </pic:blipFill>
                  <pic:spPr>
                    <a:xfrm>
                      <a:off x="0" y="0"/>
                      <a:ext cx="2374799" cy="2802983"/>
                    </a:xfrm>
                    <a:prstGeom prst="rect">
                      <a:avLst/>
                    </a:prstGeom>
                  </pic:spPr>
                </pic:pic>
              </a:graphicData>
            </a:graphic>
          </wp:inline>
        </w:drawing>
      </w:r>
    </w:p>
    <w:p w:rsidR="00DA3AC7" w:rsidRPr="00DA3AC7" w:rsidRDefault="00DA3AC7" w:rsidP="00DA3AC7">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7</w:t>
      </w:r>
      <w:r w:rsidR="008F79C7">
        <w:rPr>
          <w:noProof/>
        </w:rPr>
        <w:fldChar w:fldCharType="end"/>
      </w:r>
      <w:r>
        <w:t>: Types of joints of Jacket structure</w:t>
      </w:r>
    </w:p>
    <w:p w:rsidR="00E00722" w:rsidRDefault="00E60E9A" w:rsidP="00DA3AC7">
      <w:r w:rsidRPr="00DA3AC7">
        <w:t>For the tripod structure, the connection types are 1, 2, 3, 4, and 5, members at one joint. The ones where we are going to create a super member are the joints with 3, 4, 5 members connected at the joint. They all satisfy the required conditions.</w:t>
      </w:r>
    </w:p>
    <w:p w:rsidR="009F7FB4" w:rsidRPr="0079743D" w:rsidRDefault="009F7FB4" w:rsidP="009F7FB4">
      <w:r w:rsidRPr="00DA3AC7">
        <w:t xml:space="preserve">For the members at joints that do not satisfy the conditions, we keep the members as they are, and we call them regular members in order to be distinguished from the super member. </w:t>
      </w:r>
    </w:p>
    <w:p w:rsidR="009F7FB4" w:rsidRDefault="009F7FB4" w:rsidP="00DA3AC7"/>
    <w:p w:rsidR="009F7FB4" w:rsidRDefault="00DA3AC7" w:rsidP="009F7FB4">
      <w:pPr>
        <w:keepNext/>
        <w:jc w:val="center"/>
      </w:pPr>
      <w:r>
        <w:rPr>
          <w:noProof/>
        </w:rPr>
        <w:drawing>
          <wp:inline distT="0" distB="0" distL="0" distR="0">
            <wp:extent cx="2562082" cy="3052916"/>
            <wp:effectExtent l="19050" t="0" r="0" b="0"/>
            <wp:docPr id="4" name="Picture 3" descr="tripod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odjoints.png"/>
                    <pic:cNvPicPr/>
                  </pic:nvPicPr>
                  <pic:blipFill>
                    <a:blip r:embed="rId17" cstate="print"/>
                    <a:stretch>
                      <a:fillRect/>
                    </a:stretch>
                  </pic:blipFill>
                  <pic:spPr>
                    <a:xfrm>
                      <a:off x="0" y="0"/>
                      <a:ext cx="2563676" cy="3054815"/>
                    </a:xfrm>
                    <a:prstGeom prst="rect">
                      <a:avLst/>
                    </a:prstGeom>
                  </pic:spPr>
                </pic:pic>
              </a:graphicData>
            </a:graphic>
          </wp:inline>
        </w:drawing>
      </w:r>
    </w:p>
    <w:p w:rsidR="00DA3AC7" w:rsidRPr="00DA3AC7" w:rsidRDefault="009F7FB4" w:rsidP="009F7FB4">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8</w:t>
      </w:r>
      <w:r w:rsidR="008F79C7">
        <w:rPr>
          <w:noProof/>
        </w:rPr>
        <w:fldChar w:fldCharType="end"/>
      </w:r>
      <w:r>
        <w:t>: Types of joints of Tripod structure</w:t>
      </w:r>
    </w:p>
    <w:p w:rsidR="009F3D6A" w:rsidRDefault="00CE362D">
      <w:pPr>
        <w:pStyle w:val="Heading4"/>
      </w:pPr>
      <w:r>
        <w:lastRenderedPageBreak/>
        <w:t>Create s</w:t>
      </w:r>
      <w:r w:rsidR="00D137C9">
        <w:t>uper member</w:t>
      </w:r>
    </w:p>
    <w:p w:rsidR="00E00722" w:rsidRPr="0016683C" w:rsidRDefault="00E60E9A" w:rsidP="0016683C">
      <w:r w:rsidRPr="0016683C">
        <w:t xml:space="preserve">For the members at the joint that satisfy the conditions, the idea is to find the boundary plane to </w:t>
      </w:r>
      <w:proofErr w:type="gramStart"/>
      <w:r w:rsidRPr="0016683C">
        <w:t>bound</w:t>
      </w:r>
      <w:proofErr w:type="gramEnd"/>
      <w:r w:rsidRPr="0016683C">
        <w:t xml:space="preserve"> the intersecting region. And the bounded region will be created as a super member. </w:t>
      </w:r>
    </w:p>
    <w:p w:rsidR="001620CF" w:rsidRDefault="001620CF" w:rsidP="001620CF">
      <w:pPr>
        <w:keepNext/>
        <w:jc w:val="center"/>
      </w:pPr>
      <w:r>
        <w:rPr>
          <w:noProof/>
        </w:rPr>
        <w:drawing>
          <wp:inline distT="0" distB="0" distL="0" distR="0">
            <wp:extent cx="2684112" cy="1924664"/>
            <wp:effectExtent l="19050" t="0" r="1938" b="0"/>
            <wp:docPr id="6" name="Picture 0" descr="SlaveMaster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veMaster2D-1.png"/>
                    <pic:cNvPicPr/>
                  </pic:nvPicPr>
                  <pic:blipFill>
                    <a:blip r:embed="rId18" cstate="print"/>
                    <a:stretch>
                      <a:fillRect/>
                    </a:stretch>
                  </pic:blipFill>
                  <pic:spPr>
                    <a:xfrm>
                      <a:off x="0" y="0"/>
                      <a:ext cx="2694539" cy="1932141"/>
                    </a:xfrm>
                    <a:prstGeom prst="rect">
                      <a:avLst/>
                    </a:prstGeom>
                  </pic:spPr>
                </pic:pic>
              </a:graphicData>
            </a:graphic>
          </wp:inline>
        </w:drawing>
      </w:r>
    </w:p>
    <w:p w:rsidR="001620CF" w:rsidRPr="00F13E49" w:rsidRDefault="001620CF" w:rsidP="001620CF">
      <w:pPr>
        <w:pStyle w:val="Caption"/>
        <w:jc w:val="center"/>
      </w:pPr>
      <w:bookmarkStart w:id="24" w:name="_Ref296589611"/>
      <w:r>
        <w:t xml:space="preserve">Figure </w:t>
      </w:r>
      <w:r w:rsidR="008F79C7">
        <w:fldChar w:fldCharType="begin"/>
      </w:r>
      <w:r w:rsidR="008F79C7">
        <w:instrText xml:space="preserve"> SEQ Figure \* ARABIC </w:instrText>
      </w:r>
      <w:r w:rsidR="008F79C7">
        <w:fldChar w:fldCharType="separate"/>
      </w:r>
      <w:r w:rsidR="008A275A">
        <w:rPr>
          <w:noProof/>
        </w:rPr>
        <w:t>9</w:t>
      </w:r>
      <w:r w:rsidR="008F79C7">
        <w:rPr>
          <w:noProof/>
        </w:rPr>
        <w:fldChar w:fldCharType="end"/>
      </w:r>
      <w:bookmarkEnd w:id="24"/>
    </w:p>
    <w:p w:rsidR="00E00722" w:rsidRDefault="00CB774D" w:rsidP="0016683C">
      <w:r>
        <w:fldChar w:fldCharType="begin"/>
      </w:r>
      <w:r w:rsidR="001620CF">
        <w:instrText xml:space="preserve"> REF _Ref296589611 \h </w:instrText>
      </w:r>
      <w:r>
        <w:fldChar w:fldCharType="separate"/>
      </w:r>
      <w:r w:rsidR="009F494D">
        <w:t xml:space="preserve">Figure </w:t>
      </w:r>
      <w:r w:rsidR="009F494D">
        <w:rPr>
          <w:noProof/>
        </w:rPr>
        <w:t>9</w:t>
      </w:r>
      <w:r>
        <w:fldChar w:fldCharType="end"/>
      </w:r>
      <w:r w:rsidR="001620CF">
        <w:t xml:space="preserve"> shows three members at one joint. A</w:t>
      </w:r>
      <w:r w:rsidR="00E60E9A" w:rsidRPr="0016683C">
        <w:t xml:space="preserve">ccording to the member alignment (members 1 and 2 are aligned in 180 degrees, and have the same diameter), member 3 intersects with member 1 at an </w:t>
      </w:r>
      <w:proofErr w:type="gramStart"/>
      <w:r w:rsidR="00E60E9A" w:rsidRPr="0016683C">
        <w:t>angle</w:t>
      </w:r>
      <w:r w:rsidR="001620CF">
        <w:t xml:space="preserve"> </w:t>
      </w:r>
      <w:proofErr w:type="gramEnd"/>
      <w:r w:rsidR="001620CF" w:rsidRPr="001620CF">
        <w:rPr>
          <w:position w:val="-10"/>
        </w:rPr>
        <w:object w:dxaOrig="220" w:dyaOrig="260">
          <v:shape id="_x0000_i1032" type="#_x0000_t75" style="width:11.7pt;height:12.55pt" o:ole="">
            <v:imagedata r:id="rId19" o:title=""/>
          </v:shape>
          <o:OLEObject Type="Embed" ProgID="Equation.DSMT4" ShapeID="_x0000_i1032" DrawAspect="Content" ObjectID="_1422084722" r:id="rId20"/>
        </w:object>
      </w:r>
      <w:r w:rsidR="00E60E9A" w:rsidRPr="0016683C">
        <w:t xml:space="preserve">. So we denote member 1 and 2 as master members, and member 3 as a slave member. </w:t>
      </w:r>
      <w:r w:rsidR="00FD6FA9">
        <w:t>The region that encloses the intersecting part is defined as a super</w:t>
      </w:r>
      <w:r w:rsidR="00D10FF8">
        <w:t xml:space="preserve"> </w:t>
      </w:r>
      <w:r w:rsidR="00FD6FA9">
        <w:t xml:space="preserve">member. </w:t>
      </w:r>
      <w:r w:rsidR="009D3D2D">
        <w:t xml:space="preserve">The detailed calculation to create the super member is discussed in Section </w:t>
      </w:r>
      <w:r>
        <w:fldChar w:fldCharType="begin"/>
      </w:r>
      <w:r w:rsidR="009D3D2D">
        <w:instrText xml:space="preserve"> REF _Ref297215758 \r \h </w:instrText>
      </w:r>
      <w:r>
        <w:fldChar w:fldCharType="separate"/>
      </w:r>
      <w:r w:rsidR="009F494D">
        <w:t>4</w:t>
      </w:r>
      <w:r>
        <w:fldChar w:fldCharType="end"/>
      </w:r>
      <w:r w:rsidR="009D3D2D">
        <w:t>.</w:t>
      </w:r>
    </w:p>
    <w:p w:rsidR="00BE5C8C" w:rsidRDefault="00BE5C8C" w:rsidP="006B6BBD">
      <w:pPr>
        <w:pStyle w:val="Heading3"/>
      </w:pPr>
      <w:bookmarkStart w:id="25" w:name="_Toc317064097"/>
      <w:r>
        <w:lastRenderedPageBreak/>
        <w:t>Set markers</w:t>
      </w:r>
      <w:bookmarkEnd w:id="25"/>
    </w:p>
    <w:p w:rsidR="00136C44" w:rsidRDefault="008F79C7">
      <w:pPr>
        <w:keepNext/>
        <w:jc w:val="center"/>
      </w:pPr>
      <w:r>
        <w:rPr>
          <w:noProof/>
        </w:rPr>
      </w:r>
      <w:r>
        <w:rPr>
          <w:noProof/>
        </w:rPr>
        <w:pict>
          <v:group id="_x0000_s4077" editas="canvas" style="width:354.6pt;height:455pt;mso-position-horizontal-relative:char;mso-position-vertical-relative:line" coordorigin="-15,-15" coordsize="7092,9100">
            <o:lock v:ext="edit" aspectratio="t"/>
            <v:shape id="_x0000_s4076" type="#_x0000_t75" style="position:absolute;left:-15;top:-15;width:7092;height:9100" o:preferrelative="f">
              <v:fill o:detectmouseclick="t"/>
              <v:path o:extrusionok="t" o:connecttype="none"/>
              <o:lock v:ext="edit" text="t"/>
            </v:shape>
            <v:group id="_x0000_s4278" style="position:absolute;left:-15;top:-15;width:7092;height:9070" coordorigin="-15,-15" coordsize="7092,9070">
              <v:rect id="_x0000_s4078" style="position:absolute;left:5208;top:1249;width:1233;height:509;mso-wrap-style:none" filled="f" stroked="f">
                <v:textbox style="mso-next-textbox:#_x0000_s4078;mso-fit-shape-to-text:t" inset="0,0,0,0">
                  <w:txbxContent>
                    <w:p w:rsidR="00735AFE" w:rsidRDefault="00735AFE">
                      <w:r>
                        <w:rPr>
                          <w:rFonts w:ascii="Calibri" w:hAnsi="Calibri" w:cs="Calibri"/>
                          <w:color w:val="000000"/>
                        </w:rPr>
                        <w:t>Next member</w:t>
                      </w:r>
                    </w:p>
                  </w:txbxContent>
                </v:textbox>
              </v:rect>
              <v:rect id="_x0000_s4079" style="position:absolute;left:4570;top:6706;width:259;height:509;mso-wrap-style:none" filled="f" stroked="f">
                <v:textbox style="mso-next-textbox:#_x0000_s4079;mso-fit-shape-to-text:t" inset="0,0,0,0">
                  <w:txbxContent>
                    <w:p w:rsidR="00735AFE" w:rsidRDefault="00735AFE">
                      <w:r>
                        <w:rPr>
                          <w:rFonts w:ascii="Calibri" w:hAnsi="Calibri" w:cs="Calibri"/>
                          <w:color w:val="000000"/>
                        </w:rPr>
                        <w:t>No</w:t>
                      </w:r>
                    </w:p>
                  </w:txbxContent>
                </v:textbox>
              </v:rect>
              <v:rect id="_x0000_s4080" style="position:absolute;left:3309;top:7732;width:353;height:509;mso-wrap-style:none" filled="f" stroked="f">
                <v:textbox style="mso-next-textbox:#_x0000_s4080;mso-fit-shape-to-text:t" inset="0,0,0,0">
                  <w:txbxContent>
                    <w:p w:rsidR="00735AFE" w:rsidRDefault="00735AFE">
                      <w:r>
                        <w:rPr>
                          <w:rFonts w:ascii="Calibri" w:hAnsi="Calibri" w:cs="Calibri"/>
                          <w:color w:val="000000"/>
                        </w:rPr>
                        <w:t xml:space="preserve"> Yes</w:t>
                      </w:r>
                    </w:p>
                  </w:txbxContent>
                </v:textbox>
              </v:rect>
              <v:rect id="_x0000_s4081" style="position:absolute;left:2448;top:8193;width:1600;height:509;mso-wrap-style:none" filled="f" stroked="f">
                <v:textbox style="mso-next-textbox:#_x0000_s4081;mso-fit-shape-to-text:t" inset="0,0,0,0">
                  <w:txbxContent>
                    <w:p w:rsidR="00735AFE" w:rsidRDefault="00735AFE">
                      <w:r>
                        <w:rPr>
                          <w:rFonts w:ascii="Calibri" w:hAnsi="Calibri" w:cs="Calibri"/>
                          <w:color w:val="000000"/>
                        </w:rPr>
                        <w:t xml:space="preserve">Finish marker and </w:t>
                      </w:r>
                    </w:p>
                  </w:txbxContent>
                </v:textbox>
              </v:rect>
              <v:rect id="_x0000_s4082" style="position:absolute;left:2537;top:8490;width:1418;height:509;mso-wrap-style:none" filled="f" stroked="f">
                <v:textbox style="mso-next-textbox:#_x0000_s4082;mso-fit-shape-to-text:t" inset="0,0,0,0">
                  <w:txbxContent>
                    <w:p w:rsidR="00735AFE" w:rsidRDefault="00735AFE">
                      <w:proofErr w:type="gramStart"/>
                      <w:r>
                        <w:rPr>
                          <w:rFonts w:ascii="Calibri" w:hAnsi="Calibri" w:cs="Calibri"/>
                          <w:color w:val="000000"/>
                        </w:rPr>
                        <w:t>integral</w:t>
                      </w:r>
                      <w:proofErr w:type="gramEnd"/>
                      <w:r>
                        <w:rPr>
                          <w:rFonts w:ascii="Calibri" w:hAnsi="Calibri" w:cs="Calibri"/>
                          <w:color w:val="000000"/>
                        </w:rPr>
                        <w:t xml:space="preserve"> module</w:t>
                      </w:r>
                    </w:p>
                  </w:txbxContent>
                </v:textbox>
              </v:rect>
              <v:rect id="_x0000_s4083" style="position:absolute;left:2122;top:30;width:2289;height:509;mso-wrap-style:none" filled="f" stroked="f">
                <v:textbox style="mso-next-textbox:#_x0000_s4083;mso-fit-shape-to-text:t" inset="0,0,0,0">
                  <w:txbxContent>
                    <w:p w:rsidR="00735AFE" w:rsidRDefault="00735AFE">
                      <w:r>
                        <w:rPr>
                          <w:rFonts w:ascii="Calibri" w:hAnsi="Calibri" w:cs="Calibri"/>
                          <w:color w:val="1F497D"/>
                        </w:rPr>
                        <w:t>Set Markers and Integrals</w:t>
                      </w:r>
                    </w:p>
                  </w:txbxContent>
                </v:textbox>
              </v:rect>
              <v:rect id="_x0000_s4084" style="position:absolute;left:504;top:3524;width:1685;height:509;mso-wrap-style:none" filled="f" stroked="f">
                <v:textbox style="mso-next-textbox:#_x0000_s4084;mso-fit-shape-to-text:t" inset="0,0,0,0">
                  <w:txbxContent>
                    <w:p w:rsidR="00735AFE" w:rsidRDefault="00735AFE">
                      <w:r>
                        <w:rPr>
                          <w:rFonts w:ascii="Calibri" w:hAnsi="Calibri" w:cs="Calibri"/>
                          <w:color w:val="000000"/>
                        </w:rPr>
                        <w:t>Discretize member</w:t>
                      </w:r>
                    </w:p>
                  </w:txbxContent>
                </v:textbox>
              </v:rect>
              <v:rect id="_x0000_s4085" style="position:absolute;left:742;top:4297;width:1221;height:509;mso-wrap-style:none" filled="f" stroked="f">
                <v:textbox style="mso-next-textbox:#_x0000_s4085;mso-fit-shape-to-text:t" inset="0,0,0,0">
                  <w:txbxContent>
                    <w:p w:rsidR="00735AFE" w:rsidRDefault="00735AFE">
                      <w:r>
                        <w:rPr>
                          <w:rFonts w:ascii="Calibri" w:hAnsi="Calibri" w:cs="Calibri"/>
                          <w:color w:val="000000"/>
                        </w:rPr>
                        <w:t xml:space="preserve">Define end or </w:t>
                      </w:r>
                    </w:p>
                  </w:txbxContent>
                </v:textbox>
              </v:rect>
              <v:rect id="_x0000_s4086" style="position:absolute;left:623;top:4595;width:1449;height:509;mso-wrap-style:none" filled="f" stroked="f">
                <v:textbox style="mso-next-textbox:#_x0000_s4086;mso-fit-shape-to-text:t" inset="0,0,0,0">
                  <w:txbxContent>
                    <w:p w:rsidR="00735AFE" w:rsidRDefault="00735AFE">
                      <w:proofErr w:type="gramStart"/>
                      <w:r>
                        <w:rPr>
                          <w:rFonts w:ascii="Calibri" w:hAnsi="Calibri" w:cs="Calibri"/>
                          <w:color w:val="000000"/>
                        </w:rPr>
                        <w:t>interior</w:t>
                      </w:r>
                      <w:proofErr w:type="gramEnd"/>
                      <w:r>
                        <w:rPr>
                          <w:rFonts w:ascii="Calibri" w:hAnsi="Calibri" w:cs="Calibri"/>
                          <w:color w:val="000000"/>
                        </w:rPr>
                        <w:t xml:space="preserve"> markers</w:t>
                      </w:r>
                    </w:p>
                  </w:txbxContent>
                </v:textbox>
              </v:rect>
              <v:rect id="_x0000_s4087" style="position:absolute;left:608;top:2468;width:1494;height:509;mso-wrap-style:none" filled="f" stroked="f">
                <v:textbox style="mso-next-textbox:#_x0000_s4087;mso-fit-shape-to-text:t" inset="0,0,0,0">
                  <w:txbxContent>
                    <w:p w:rsidR="00735AFE" w:rsidRDefault="00735AFE">
                      <w:r>
                        <w:rPr>
                          <w:rFonts w:ascii="Calibri" w:hAnsi="Calibri" w:cs="Calibri"/>
                          <w:color w:val="000000"/>
                        </w:rPr>
                        <w:t>Regular member</w:t>
                      </w:r>
                    </w:p>
                  </w:txbxContent>
                </v:textbox>
              </v:rect>
              <v:rect id="_x0000_s4088" style="position:absolute;left:4495;top:2468;width:1331;height:509;mso-wrap-style:none" filled="f" stroked="f">
                <v:textbox style="mso-next-textbox:#_x0000_s4088;mso-fit-shape-to-text:t" inset="0,0,0,0">
                  <w:txbxContent>
                    <w:p w:rsidR="00735AFE" w:rsidRDefault="00735AFE">
                      <w:r>
                        <w:rPr>
                          <w:rFonts w:ascii="Calibri" w:hAnsi="Calibri" w:cs="Calibri"/>
                          <w:color w:val="000000"/>
                        </w:rPr>
                        <w:t>Super member</w:t>
                      </w:r>
                    </w:p>
                  </w:txbxContent>
                </v:textbox>
              </v:rect>
              <v:rect id="_x0000_s4089" style="position:absolute;left:3427;top:3375;width:2468;height:509;mso-wrap-style:none" filled="f" stroked="f">
                <v:textbox style="mso-next-textbox:#_x0000_s4089;mso-fit-shape-to-text:t" inset="0,0,0,0">
                  <w:txbxContent>
                    <w:p w:rsidR="00735AFE" w:rsidRDefault="00735AFE">
                      <w:r>
                        <w:rPr>
                          <w:rFonts w:ascii="Calibri" w:hAnsi="Calibri" w:cs="Calibri"/>
                          <w:color w:val="000000"/>
                        </w:rPr>
                        <w:t xml:space="preserve">Calculate the volume of the </w:t>
                      </w:r>
                    </w:p>
                  </w:txbxContent>
                </v:textbox>
              </v:rect>
              <v:rect id="_x0000_s4090" style="position:absolute;left:4021;top:3673;width:1316;height:509;mso-wrap-style:none" filled="f" stroked="f">
                <v:textbox style="mso-next-textbox:#_x0000_s4090;mso-fit-shape-to-text:t" inset="0,0,0,0">
                  <w:txbxContent>
                    <w:p w:rsidR="00735AFE" w:rsidRDefault="00735AFE">
                      <w:proofErr w:type="gramStart"/>
                      <w:r>
                        <w:rPr>
                          <w:rFonts w:ascii="Calibri" w:hAnsi="Calibri" w:cs="Calibri"/>
                          <w:color w:val="000000"/>
                        </w:rPr>
                        <w:t>super</w:t>
                      </w:r>
                      <w:proofErr w:type="gramEnd"/>
                      <w:r>
                        <w:rPr>
                          <w:rFonts w:ascii="Calibri" w:hAnsi="Calibri" w:cs="Calibri"/>
                          <w:color w:val="000000"/>
                        </w:rPr>
                        <w:t xml:space="preserve"> member</w:t>
                      </w:r>
                    </w:p>
                  </w:txbxContent>
                </v:textbox>
              </v:rect>
              <v:rect id="_x0000_s4091" style="position:absolute;left:3338;top:4282;width:2647;height:509;mso-wrap-style:none" filled="f" stroked="f">
                <v:textbox style="mso-next-textbox:#_x0000_s4091;mso-fit-shape-to-text:t" inset="0,0,0,0">
                  <w:txbxContent>
                    <w:p w:rsidR="00735AFE" w:rsidRDefault="00735AFE">
                      <w:r>
                        <w:rPr>
                          <w:rFonts w:ascii="Calibri" w:hAnsi="Calibri" w:cs="Calibri"/>
                          <w:color w:val="000000"/>
                        </w:rPr>
                        <w:t>Define super member marker</w:t>
                      </w:r>
                    </w:p>
                  </w:txbxContent>
                </v:textbox>
              </v:rect>
              <v:rect id="_x0000_s4092" style="position:absolute;left:1588;top:773;width:2707;height:509;mso-wrap-style:none" filled="f" stroked="f">
                <v:textbox style="mso-next-textbox:#_x0000_s4092;mso-fit-shape-to-text:t" inset="0,0,0,0">
                  <w:txbxContent>
                    <w:p w:rsidR="00735AFE" w:rsidRDefault="00735AFE">
                      <w:r>
                        <w:rPr>
                          <w:rFonts w:ascii="Calibri" w:hAnsi="Calibri" w:cs="Calibri"/>
                          <w:color w:val="000000"/>
                        </w:rPr>
                        <w:t xml:space="preserve">                 For each member do</w:t>
                      </w:r>
                    </w:p>
                  </w:txbxContent>
                </v:textbox>
              </v:rect>
              <v:line id="_x0000_s4093" style="position:absolute" from="430,3346" to="2329,3347" strokeweight="0"/>
              <v:rect id="_x0000_s4094" style="position:absolute;left:430;top:3346;width:1899;height:14" fillcolor="black" stroked="f"/>
              <v:line id="_x0000_s4095" style="position:absolute" from="430,3955" to="2329,3956" strokeweight="0"/>
              <v:rect id="_x0000_s4096" style="position:absolute;left:430;top:3955;width:1899;height:15" fillcolor="black" stroked="f"/>
              <v:line id="_x0000_s4097" style="position:absolute" from="415,3346" to="416,3970" strokeweight="0"/>
              <v:rect id="_x0000_s4098" style="position:absolute;left:415;top:3346;width:15;height:624" fillcolor="black" stroked="f"/>
              <v:line id="_x0000_s4099" style="position:absolute" from="2314,3360" to="2315,3970" strokeweight="0"/>
              <v:rect id="_x0000_s4100" style="position:absolute;left:2314;top:3360;width:15;height:610" fillcolor="black" stroked="f"/>
              <v:line id="_x0000_s4101" style="position:absolute" from="430,4268" to="2329,4269" strokeweight="0"/>
              <v:rect id="_x0000_s4102" style="position:absolute;left:430;top:4268;width:1899;height:14" fillcolor="black" stroked="f"/>
              <v:line id="_x0000_s4103" style="position:absolute" from="3264,3346" to="3265,3970" strokeweight="0"/>
              <v:rect id="_x0000_s4104" style="position:absolute;left:3264;top:3346;width:15;height:624" fillcolor="black" stroked="f"/>
              <v:line id="_x0000_s4105" style="position:absolute" from="6113,3360" to="6114,3970" strokeweight="0"/>
              <v:rect id="_x0000_s4106" style="position:absolute;left:6113;top:3360;width:14;height:610" fillcolor="black" stroked="f"/>
              <v:line id="_x0000_s4107" style="position:absolute" from="2314,4282" to="2315,4892" strokeweight="0"/>
              <v:rect id="_x0000_s4108" style="position:absolute;left:2314;top:4282;width:15;height:610" fillcolor="black" stroked="f"/>
              <v:rect id="_x0000_s4109" style="position:absolute;left:-15;width:30;height:134" fillcolor="#1f497d" stroked="f"/>
              <v:rect id="_x0000_s4110" style="position:absolute;left:-15;top:178;width:30;height:134" fillcolor="#1f497d" stroked="f"/>
              <v:rect id="_x0000_s4111" style="position:absolute;left:-15;top:357;width:30;height:134" fillcolor="#1f497d" stroked="f"/>
              <v:rect id="_x0000_s4112" style="position:absolute;left:-15;top:535;width:30;height:134" fillcolor="#1f497d" stroked="f"/>
              <v:rect id="_x0000_s4113" style="position:absolute;left:-15;top:714;width:30;height:134" fillcolor="#1f497d" stroked="f"/>
              <v:rect id="_x0000_s4114" style="position:absolute;left:-15;top:892;width:30;height:134" fillcolor="#1f497d" stroked="f"/>
              <v:rect id="_x0000_s4115" style="position:absolute;left:-15;top:1071;width:30;height:133" fillcolor="#1f497d" stroked="f"/>
              <v:rect id="_x0000_s4116" style="position:absolute;left:-15;top:1249;width:30;height:134" fillcolor="#1f497d" stroked="f"/>
              <v:rect id="_x0000_s4117" style="position:absolute;left:-15;top:1427;width:30;height:134" fillcolor="#1f497d" stroked="f"/>
              <v:rect id="_x0000_s4118" style="position:absolute;left:-15;top:1606;width:30;height:134" fillcolor="#1f497d" stroked="f"/>
              <v:rect id="_x0000_s4119" style="position:absolute;left:-15;top:1784;width:30;height:134" fillcolor="#1f497d" stroked="f"/>
              <v:rect id="_x0000_s4120" style="position:absolute;left:-15;top:1963;width:30;height:134" fillcolor="#1f497d" stroked="f"/>
              <v:rect id="_x0000_s4121" style="position:absolute;left:-15;top:2141;width:30;height:134" fillcolor="#1f497d" stroked="f"/>
              <v:rect id="_x0000_s4122" style="position:absolute;left:-15;top:2320;width:30;height:133" fillcolor="#1f497d" stroked="f"/>
              <v:rect id="_x0000_s4123" style="position:absolute;left:-15;top:2498;width:30;height:134" fillcolor="#1f497d" stroked="f"/>
              <v:rect id="_x0000_s4124" style="position:absolute;left:-15;top:2676;width:30;height:134" fillcolor="#1f497d" stroked="f"/>
              <v:rect id="_x0000_s4125" style="position:absolute;left:-15;top:2855;width:30;height:134" fillcolor="#1f497d" stroked="f"/>
              <v:rect id="_x0000_s4126" style="position:absolute;left:-15;top:3033;width:30;height:134" fillcolor="#1f497d" stroked="f"/>
              <v:rect id="_x0000_s4127" style="position:absolute;left:-15;top:3212;width:30;height:134" fillcolor="#1f497d" stroked="f"/>
              <v:rect id="_x0000_s4128" style="position:absolute;left:-15;top:3390;width:30;height:134" fillcolor="#1f497d" stroked="f"/>
              <v:rect id="_x0000_s4129" style="position:absolute;left:-15;top:3569;width:30;height:133" fillcolor="#1f497d" stroked="f"/>
              <v:rect id="_x0000_s4130" style="position:absolute;left:-15;top:3747;width:30;height:134" fillcolor="#1f497d" stroked="f"/>
              <v:rect id="_x0000_s4131" style="position:absolute;left:-15;top:3926;width:30;height:133" fillcolor="#1f497d" stroked="f"/>
              <v:rect id="_x0000_s4132" style="position:absolute;left:-15;top:4104;width:30;height:134" fillcolor="#1f497d" stroked="f"/>
              <v:rect id="_x0000_s4133" style="position:absolute;left:-15;top:4282;width:30;height:134" fillcolor="#1f497d" stroked="f"/>
              <v:rect id="_x0000_s4134" style="position:absolute;left:-15;top:4461;width:30;height:134" fillcolor="#1f497d" stroked="f"/>
              <v:rect id="_x0000_s4135" style="position:absolute;left:-15;top:4639;width:30;height:134" fillcolor="#1f497d" stroked="f"/>
              <v:rect id="_x0000_s4136" style="position:absolute;left:-15;top:4818;width:30;height:134" fillcolor="#1f497d" stroked="f"/>
              <v:rect id="_x0000_s4137" style="position:absolute;left:-15;top:4996;width:30;height:134" fillcolor="#1f497d" stroked="f"/>
              <v:rect id="_x0000_s4138" style="position:absolute;left:-15;top:5175;width:30;height:133" fillcolor="#1f497d" stroked="f"/>
              <v:rect id="_x0000_s4139" style="position:absolute;left:-15;top:5353;width:30;height:134" fillcolor="#1f497d" stroked="f"/>
              <v:rect id="_x0000_s4140" style="position:absolute;left:-15;top:5531;width:30;height:134" fillcolor="#1f497d" stroked="f"/>
              <v:rect id="_x0000_s4141" style="position:absolute;left:-15;top:5710;width:30;height:134" fillcolor="#1f497d" stroked="f"/>
              <v:rect id="_x0000_s4142" style="position:absolute;left:-15;top:5888;width:30;height:134" fillcolor="#1f497d" stroked="f"/>
              <v:rect id="_x0000_s4143" style="position:absolute;left:-15;top:6067;width:30;height:134" fillcolor="#1f497d" stroked="f"/>
              <v:rect id="_x0000_s4144" style="position:absolute;left:-15;top:6245;width:30;height:134" fillcolor="#1f497d" stroked="f"/>
              <v:rect id="_x0000_s4145" style="position:absolute;left:-15;top:6424;width:30;height:133" fillcolor="#1f497d" stroked="f"/>
              <v:rect id="_x0000_s4146" style="position:absolute;left:-15;top:6602;width:30;height:134" fillcolor="#1f497d" stroked="f"/>
              <v:rect id="_x0000_s4147" style="position:absolute;left:-15;top:6780;width:30;height:134" fillcolor="#1f497d" stroked="f"/>
              <v:rect id="_x0000_s4148" style="position:absolute;left:-15;top:6959;width:30;height:134" fillcolor="#1f497d" stroked="f"/>
              <v:rect id="_x0000_s4149" style="position:absolute;left:-15;top:7137;width:30;height:134" fillcolor="#1f497d" stroked="f"/>
              <v:rect id="_x0000_s4150" style="position:absolute;left:-15;top:7316;width:30;height:134" fillcolor="#1f497d" stroked="f"/>
              <v:rect id="_x0000_s4151" style="position:absolute;left:-15;top:7494;width:30;height:134" fillcolor="#1f497d" stroked="f"/>
              <v:rect id="_x0000_s4152" style="position:absolute;left:-15;top:7673;width:30;height:133" fillcolor="#1f497d" stroked="f"/>
              <v:rect id="_x0000_s4153" style="position:absolute;left:-15;top:7851;width:30;height:134" fillcolor="#1f497d" stroked="f"/>
              <v:rect id="_x0000_s4154" style="position:absolute;left:-15;top:8029;width:30;height:134" fillcolor="#1f497d" stroked="f"/>
              <v:rect id="_x0000_s4155" style="position:absolute;left:-15;top:8208;width:30;height:134" fillcolor="#1f497d" stroked="f"/>
              <v:rect id="_x0000_s4156" style="position:absolute;left:-15;top:8386;width:30;height:134" fillcolor="#1f497d" stroked="f"/>
              <v:rect id="_x0000_s4157" style="position:absolute;left:-15;top:8565;width:30;height:134" fillcolor="#1f497d" stroked="f"/>
              <v:rect id="_x0000_s4158" style="position:absolute;left:-15;top:8743;width:30;height:134" fillcolor="#1f497d" stroked="f"/>
              <v:rect id="_x0000_s4159" style="position:absolute;left:-15;top:8922;width:30;height:133" fillcolor="#1f497d" stroked="f"/>
              <v:rect id="_x0000_s4160" style="position:absolute;left:7047;top:15;width:30;height:119" fillcolor="#1f497d" stroked="f"/>
              <v:rect id="_x0000_s4161" style="position:absolute;left:7047;top:178;width:30;height:134" fillcolor="#1f497d" stroked="f"/>
              <v:rect id="_x0000_s4162" style="position:absolute;left:7047;top:357;width:30;height:134" fillcolor="#1f497d" stroked="f"/>
              <v:rect id="_x0000_s4163" style="position:absolute;left:7047;top:535;width:30;height:134" fillcolor="#1f497d" stroked="f"/>
              <v:rect id="_x0000_s4164" style="position:absolute;left:7047;top:714;width:30;height:134" fillcolor="#1f497d" stroked="f"/>
              <v:rect id="_x0000_s4165" style="position:absolute;left:7047;top:892;width:30;height:134" fillcolor="#1f497d" stroked="f"/>
              <v:rect id="_x0000_s4166" style="position:absolute;left:7047;top:1071;width:30;height:133" fillcolor="#1f497d" stroked="f"/>
              <v:rect id="_x0000_s4167" style="position:absolute;left:7047;top:1249;width:30;height:134" fillcolor="#1f497d" stroked="f"/>
              <v:rect id="_x0000_s4168" style="position:absolute;left:7047;top:1427;width:30;height:134" fillcolor="#1f497d" stroked="f"/>
              <v:rect id="_x0000_s4169" style="position:absolute;left:7047;top:1606;width:30;height:134" fillcolor="#1f497d" stroked="f"/>
              <v:rect id="_x0000_s4170" style="position:absolute;left:7047;top:1784;width:30;height:134" fillcolor="#1f497d" stroked="f"/>
              <v:rect id="_x0000_s4171" style="position:absolute;left:7047;top:1963;width:30;height:134" fillcolor="#1f497d" stroked="f"/>
              <v:rect id="_x0000_s4172" style="position:absolute;left:7047;top:2141;width:30;height:134" fillcolor="#1f497d" stroked="f"/>
              <v:rect id="_x0000_s4173" style="position:absolute;left:7047;top:2320;width:30;height:133" fillcolor="#1f497d" stroked="f"/>
              <v:rect id="_x0000_s4174" style="position:absolute;left:7047;top:2498;width:30;height:134" fillcolor="#1f497d" stroked="f"/>
              <v:rect id="_x0000_s4175" style="position:absolute;left:7047;top:2676;width:30;height:134" fillcolor="#1f497d" stroked="f"/>
              <v:rect id="_x0000_s4176" style="position:absolute;left:7047;top:2855;width:30;height:134" fillcolor="#1f497d" stroked="f"/>
              <v:rect id="_x0000_s4177" style="position:absolute;left:7047;top:3033;width:30;height:134" fillcolor="#1f497d" stroked="f"/>
              <v:rect id="_x0000_s4178" style="position:absolute;left:7047;top:3212;width:30;height:134" fillcolor="#1f497d" stroked="f"/>
              <v:rect id="_x0000_s4179" style="position:absolute;left:7047;top:3390;width:30;height:134" fillcolor="#1f497d" stroked="f"/>
              <v:rect id="_x0000_s4180" style="position:absolute;left:7047;top:3569;width:30;height:133" fillcolor="#1f497d" stroked="f"/>
              <v:rect id="_x0000_s4181" style="position:absolute;left:7047;top:3747;width:30;height:134" fillcolor="#1f497d" stroked="f"/>
              <v:rect id="_x0000_s4182" style="position:absolute;left:7047;top:3926;width:30;height:133" fillcolor="#1f497d" stroked="f"/>
              <v:rect id="_x0000_s4183" style="position:absolute;left:7047;top:4104;width:30;height:134" fillcolor="#1f497d" stroked="f"/>
              <v:rect id="_x0000_s4184" style="position:absolute;left:7047;top:4282;width:30;height:134" fillcolor="#1f497d" stroked="f"/>
              <v:rect id="_x0000_s4185" style="position:absolute;left:7047;top:4461;width:30;height:134" fillcolor="#1f497d" stroked="f"/>
              <v:rect id="_x0000_s4186" style="position:absolute;left:7047;top:4639;width:30;height:134" fillcolor="#1f497d" stroked="f"/>
              <v:rect id="_x0000_s4187" style="position:absolute;left:7047;top:4818;width:30;height:134" fillcolor="#1f497d" stroked="f"/>
              <v:rect id="_x0000_s4188" style="position:absolute;left:7047;top:4996;width:30;height:134" fillcolor="#1f497d" stroked="f"/>
              <v:rect id="_x0000_s4189" style="position:absolute;left:7047;top:5175;width:30;height:133" fillcolor="#1f497d" stroked="f"/>
              <v:rect id="_x0000_s4190" style="position:absolute;left:7047;top:5353;width:30;height:134" fillcolor="#1f497d" stroked="f"/>
              <v:rect id="_x0000_s4191" style="position:absolute;left:7047;top:5531;width:30;height:134" fillcolor="#1f497d" stroked="f"/>
              <v:rect id="_x0000_s4192" style="position:absolute;left:7047;top:5710;width:30;height:134" fillcolor="#1f497d" stroked="f"/>
              <v:rect id="_x0000_s4193" style="position:absolute;left:7047;top:5888;width:30;height:134" fillcolor="#1f497d" stroked="f"/>
              <v:rect id="_x0000_s4194" style="position:absolute;left:7047;top:6067;width:30;height:134" fillcolor="#1f497d" stroked="f"/>
              <v:rect id="_x0000_s4195" style="position:absolute;left:7047;top:6245;width:30;height:134" fillcolor="#1f497d" stroked="f"/>
              <v:rect id="_x0000_s4196" style="position:absolute;left:7047;top:6424;width:30;height:133" fillcolor="#1f497d" stroked="f"/>
              <v:rect id="_x0000_s4197" style="position:absolute;left:7047;top:6602;width:30;height:134" fillcolor="#1f497d" stroked="f"/>
              <v:rect id="_x0000_s4198" style="position:absolute;left:7047;top:6780;width:30;height:134" fillcolor="#1f497d" stroked="f"/>
              <v:rect id="_x0000_s4199" style="position:absolute;left:7047;top:6959;width:30;height:134" fillcolor="#1f497d" stroked="f"/>
              <v:rect id="_x0000_s4200" style="position:absolute;left:7047;top:7137;width:30;height:134" fillcolor="#1f497d" stroked="f"/>
              <v:rect id="_x0000_s4201" style="position:absolute;left:7047;top:7316;width:30;height:134" fillcolor="#1f497d" stroked="f"/>
              <v:rect id="_x0000_s4202" style="position:absolute;left:7047;top:7494;width:30;height:134" fillcolor="#1f497d" stroked="f"/>
              <v:rect id="_x0000_s4203" style="position:absolute;left:7047;top:7673;width:30;height:133" fillcolor="#1f497d" stroked="f"/>
              <v:rect id="_x0000_s4204" style="position:absolute;left:7047;top:7851;width:30;height:134" fillcolor="#1f497d" stroked="f"/>
              <v:rect id="_x0000_s4205" style="position:absolute;left:7047;top:8029;width:30;height:134" fillcolor="#1f497d" stroked="f"/>
              <v:rect id="_x0000_s4206" style="position:absolute;left:7047;top:8208;width:30;height:134" fillcolor="#1f497d" stroked="f"/>
              <v:rect id="_x0000_s4207" style="position:absolute;left:7047;top:8386;width:30;height:134" fillcolor="#1f497d" stroked="f"/>
              <v:rect id="_x0000_s4208" style="position:absolute;left:7047;top:8565;width:30;height:134" fillcolor="#1f497d" stroked="f"/>
              <v:rect id="_x0000_s4209" style="position:absolute;left:7047;top:8743;width:30;height:134" fillcolor="#1f497d" stroked="f"/>
              <v:rect id="_x0000_s4210" style="position:absolute;left:7047;top:8922;width:30;height:133" fillcolor="#1f497d" stroked="f"/>
              <v:line id="_x0000_s4211" style="position:absolute" from="1365,595" to="1366,1234" strokeweight="0"/>
              <v:rect id="_x0000_s4212" style="position:absolute;left:1365;top:595;width:15;height:639" fillcolor="black" stroked="f"/>
              <v:line id="_x0000_s4213" style="position:absolute" from="5163,610" to="5164,1234" strokeweight="0"/>
              <v:rect id="_x0000_s4214" style="position:absolute;left:5163;top:610;width:15;height:624" fillcolor="black" stroked="f"/>
              <v:line id="_x0000_s4215" style="position:absolute" from="415,4268" to="416,4892" strokeweight="0"/>
              <v:rect id="_x0000_s4216" style="position:absolute;left:415;top:4268;width:15;height:624" fillcolor="black" stroked="f"/>
              <v:line id="_x0000_s4217" style="position:absolute" from="2314,8163" to="2315,8773" strokeweight="0"/>
              <v:rect id="_x0000_s4218" style="position:absolute;left:2314;top:8163;width:15;height:610" fillcolor="black" stroked="f"/>
              <v:line id="_x0000_s4219" style="position:absolute" from="3264,4268" to="3265,4580" strokeweight="0"/>
              <v:rect id="_x0000_s4220" style="position:absolute;left:3264;top:4268;width:15;height:312" fillcolor="black" stroked="f"/>
              <v:line id="_x0000_s4221" style="position:absolute" from="6113,4282" to="6114,4580" strokeweight="0"/>
              <v:rect id="_x0000_s4222" style="position:absolute;left:6113;top:4282;width:14;height:298" fillcolor="black" stroked="f"/>
              <v:line id="_x0000_s4223" style="position:absolute" from="4214,8178" to="4215,8773" strokeweight="0"/>
              <v:rect id="_x0000_s4224" style="position:absolute;left:4214;top:8178;width:14;height:595" fillcolor="black" stroked="f"/>
              <v:rect id="_x0000_s4225" style="position:absolute;left:15;top:-15;width:119;height:30" fillcolor="#1f497d" stroked="f"/>
              <v:rect id="_x0000_s4226" style="position:absolute;left:178;top:-15;width:134;height:30" fillcolor="#1f497d" stroked="f"/>
              <v:rect id="_x0000_s4227" style="position:absolute;left:356;top:-15;width:134;height:30" fillcolor="#1f497d" stroked="f"/>
              <v:rect id="_x0000_s4228" style="position:absolute;left:534;top:-15;width:134;height:30" fillcolor="#1f497d" stroked="f"/>
              <v:rect id="_x0000_s4229" style="position:absolute;left:712;top:-15;width:134;height:30" fillcolor="#1f497d" stroked="f"/>
              <v:rect id="_x0000_s4230" style="position:absolute;left:890;top:-15;width:134;height:30" fillcolor="#1f497d" stroked="f"/>
              <v:rect id="_x0000_s4231" style="position:absolute;left:1068;top:-15;width:134;height:30" fillcolor="#1f497d" stroked="f"/>
              <v:rect id="_x0000_s4232" style="position:absolute;left:1246;top:-15;width:134;height:30" fillcolor="#1f497d" stroked="f"/>
              <v:rect id="_x0000_s4233" style="position:absolute;left:1424;top:-15;width:134;height:30" fillcolor="#1f497d" stroked="f"/>
              <v:rect id="_x0000_s4234" style="position:absolute;left:1602;top:-15;width:134;height:30" fillcolor="#1f497d" stroked="f"/>
              <v:rect id="_x0000_s4235" style="position:absolute;left:1780;top:-15;width:134;height:30" fillcolor="#1f497d" stroked="f"/>
              <v:rect id="_x0000_s4236" style="position:absolute;left:1958;top:-15;width:134;height:30" fillcolor="#1f497d" stroked="f"/>
              <v:rect id="_x0000_s4237" style="position:absolute;left:2136;top:-15;width:134;height:30" fillcolor="#1f497d" stroked="f"/>
              <v:rect id="_x0000_s4238" style="position:absolute;left:2314;top:-15;width:134;height:30" fillcolor="#1f497d" stroked="f"/>
              <v:rect id="_x0000_s4239" style="position:absolute;left:2493;top:-15;width:133;height:30" fillcolor="#1f497d" stroked="f"/>
              <v:rect id="_x0000_s4240" style="position:absolute;left:2671;top:-15;width:133;height:30" fillcolor="#1f497d" stroked="f"/>
              <v:rect id="_x0000_s4241" style="position:absolute;left:2849;top:-15;width:133;height:30" fillcolor="#1f497d" stroked="f"/>
              <v:rect id="_x0000_s4242" style="position:absolute;left:3027;top:-15;width:133;height:30" fillcolor="#1f497d" stroked="f"/>
              <v:rect id="_x0000_s4243" style="position:absolute;left:3205;top:-15;width:133;height:30" fillcolor="#1f497d" stroked="f"/>
              <v:rect id="_x0000_s4244" style="position:absolute;left:3383;top:-15;width:133;height:30" fillcolor="#1f497d" stroked="f"/>
              <v:rect id="_x0000_s4245" style="position:absolute;left:3561;top:-15;width:133;height:30" fillcolor="#1f497d" stroked="f"/>
              <v:rect id="_x0000_s4246" style="position:absolute;left:3739;top:-15;width:133;height:30" fillcolor="#1f497d" stroked="f"/>
              <v:rect id="_x0000_s4247" style="position:absolute;left:3917;top:-15;width:133;height:30" fillcolor="#1f497d" stroked="f"/>
              <v:rect id="_x0000_s4248" style="position:absolute;left:4095;top:-15;width:133;height:30" fillcolor="#1f497d" stroked="f"/>
              <v:rect id="_x0000_s4249" style="position:absolute;left:4273;top:-15;width:133;height:30" fillcolor="#1f497d" stroked="f"/>
              <v:rect id="_x0000_s4250" style="position:absolute;left:4451;top:-15;width:133;height:30" fillcolor="#1f497d" stroked="f"/>
              <v:rect id="_x0000_s4251" style="position:absolute;left:4629;top:-15;width:134;height:30" fillcolor="#1f497d" stroked="f"/>
              <v:rect id="_x0000_s4252" style="position:absolute;left:4807;top:-15;width:134;height:30" fillcolor="#1f497d" stroked="f"/>
              <v:rect id="_x0000_s4253" style="position:absolute;left:4985;top:-15;width:134;height:30" fillcolor="#1f497d" stroked="f"/>
              <v:rect id="_x0000_s4254" style="position:absolute;left:5163;top:-15;width:134;height:30" fillcolor="#1f497d" stroked="f"/>
              <v:rect id="_x0000_s4255" style="position:absolute;left:5341;top:-15;width:134;height:30" fillcolor="#1f497d" stroked="f"/>
              <v:rect id="_x0000_s4256" style="position:absolute;left:5519;top:-15;width:134;height:30" fillcolor="#1f497d" stroked="f"/>
              <v:rect id="_x0000_s4257" style="position:absolute;left:5697;top:-15;width:134;height:30" fillcolor="#1f497d" stroked="f"/>
              <v:rect id="_x0000_s4258" style="position:absolute;left:5875;top:-15;width:134;height:30" fillcolor="#1f497d" stroked="f"/>
              <v:rect id="_x0000_s4259" style="position:absolute;left:6053;top:-15;width:134;height:30" fillcolor="#1f497d" stroked="f"/>
              <v:rect id="_x0000_s4260" style="position:absolute;left:6231;top:-15;width:134;height:30" fillcolor="#1f497d" stroked="f"/>
              <v:rect id="_x0000_s4261" style="position:absolute;left:6409;top:-15;width:134;height:30" fillcolor="#1f497d" stroked="f"/>
              <v:rect id="_x0000_s4262" style="position:absolute;left:6587;top:-15;width:134;height:30" fillcolor="#1f497d" stroked="f"/>
              <v:rect id="_x0000_s4263" style="position:absolute;left:6765;top:-15;width:134;height:30" fillcolor="#1f497d" stroked="f"/>
              <v:rect id="_x0000_s4264" style="position:absolute;left:6943;top:-15;width:134;height:30" fillcolor="#1f497d" stroked="f"/>
              <v:line id="_x0000_s4265" style="position:absolute" from="1380,595" to="5178,596" strokeweight="0"/>
              <v:rect id="_x0000_s4266" style="position:absolute;left:1380;top:595;width:3798;height:15" fillcolor="black" stroked="f"/>
              <v:line id="_x0000_s4267" style="position:absolute" from="1380,1219" to="5178,1220" strokeweight="0"/>
              <v:rect id="_x0000_s4268" style="position:absolute;left:1380;top:1219;width:3798;height:15" fillcolor="black" stroked="f"/>
              <v:line id="_x0000_s4269" style="position:absolute" from="3279,3346" to="6127,3347" strokeweight="0"/>
              <v:rect id="_x0000_s4270" style="position:absolute;left:3279;top:3346;width:2848;height:14" fillcolor="black" stroked="f"/>
              <v:line id="_x0000_s4271" style="position:absolute" from="3279,3955" to="6127,3956" strokeweight="0"/>
              <v:rect id="_x0000_s4272" style="position:absolute;left:3279;top:3955;width:2848;height:15" fillcolor="black" stroked="f"/>
              <v:line id="_x0000_s4273" style="position:absolute" from="3279,4268" to="6127,4269" strokeweight="0"/>
              <v:rect id="_x0000_s4274" style="position:absolute;left:3279;top:4268;width:2848;height:14" fillcolor="black" stroked="f"/>
              <v:line id="_x0000_s4275" style="position:absolute" from="3279,4565" to="6127,4566" strokeweight="0"/>
              <v:rect id="_x0000_s4276" style="position:absolute;left:3279;top:4565;width:2848;height:15" fillcolor="black" stroked="f"/>
              <v:line id="_x0000_s4277" style="position:absolute" from="430,4877" to="2329,4878" strokeweight="0"/>
            </v:group>
            <v:rect id="_x0000_s4279" style="position:absolute;left:430;top:4877;width:1899;height:15" fillcolor="black" stroked="f"/>
            <v:line id="_x0000_s4280" style="position:absolute" from="2329,8163" to="4228,8164" strokeweight="0"/>
            <v:rect id="_x0000_s4281" style="position:absolute;left:2329;top:8163;width:1899;height:15" fillcolor="black" stroked="f"/>
            <v:line id="_x0000_s4282" style="position:absolute" from="2329,8758" to="4228,8759" strokeweight="0"/>
            <v:rect id="_x0000_s4283" style="position:absolute;left:2329;top:8758;width:1899;height:15" fillcolor="black" stroked="f"/>
            <v:rect id="_x0000_s4284" style="position:absolute;left:15;top:9055;width:119;height:30" fillcolor="#1f497d" stroked="f"/>
            <v:rect id="_x0000_s4285" style="position:absolute;left:178;top:9055;width:134;height:30" fillcolor="#1f497d" stroked="f"/>
            <v:rect id="_x0000_s4286" style="position:absolute;left:356;top:9055;width:134;height:30" fillcolor="#1f497d" stroked="f"/>
            <v:rect id="_x0000_s4287" style="position:absolute;left:534;top:9055;width:134;height:30" fillcolor="#1f497d" stroked="f"/>
            <v:rect id="_x0000_s4288" style="position:absolute;left:712;top:9055;width:134;height:30" fillcolor="#1f497d" stroked="f"/>
            <v:rect id="_x0000_s4289" style="position:absolute;left:890;top:9055;width:134;height:30" fillcolor="#1f497d" stroked="f"/>
            <v:rect id="_x0000_s4290" style="position:absolute;left:1068;top:9055;width:134;height:30" fillcolor="#1f497d" stroked="f"/>
            <v:rect id="_x0000_s4291" style="position:absolute;left:1246;top:9055;width:134;height:30" fillcolor="#1f497d" stroked="f"/>
            <v:rect id="_x0000_s4292" style="position:absolute;left:1424;top:9055;width:134;height:30" fillcolor="#1f497d" stroked="f"/>
            <v:rect id="_x0000_s4293" style="position:absolute;left:1602;top:9055;width:134;height:30" fillcolor="#1f497d" stroked="f"/>
            <v:rect id="_x0000_s4294" style="position:absolute;left:1780;top:9055;width:134;height:30" fillcolor="#1f497d" stroked="f"/>
            <v:rect id="_x0000_s4295" style="position:absolute;left:1958;top:9055;width:134;height:30" fillcolor="#1f497d" stroked="f"/>
            <v:rect id="_x0000_s4296" style="position:absolute;left:2136;top:9055;width:134;height:30" fillcolor="#1f497d" stroked="f"/>
            <v:rect id="_x0000_s4297" style="position:absolute;left:2314;top:9055;width:134;height:30" fillcolor="#1f497d" stroked="f"/>
            <v:rect id="_x0000_s4298" style="position:absolute;left:2493;top:9055;width:133;height:30" fillcolor="#1f497d" stroked="f"/>
            <v:rect id="_x0000_s4299" style="position:absolute;left:2671;top:9055;width:133;height:30" fillcolor="#1f497d" stroked="f"/>
            <v:rect id="_x0000_s4300" style="position:absolute;left:2849;top:9055;width:133;height:30" fillcolor="#1f497d" stroked="f"/>
            <v:rect id="_x0000_s4301" style="position:absolute;left:3027;top:9055;width:133;height:30" fillcolor="#1f497d" stroked="f"/>
            <v:rect id="_x0000_s4302" style="position:absolute;left:3205;top:9055;width:133;height:30" fillcolor="#1f497d" stroked="f"/>
            <v:rect id="_x0000_s4303" style="position:absolute;left:3383;top:9055;width:133;height:30" fillcolor="#1f497d" stroked="f"/>
            <v:rect id="_x0000_s4304" style="position:absolute;left:3561;top:9055;width:133;height:30" fillcolor="#1f497d" stroked="f"/>
            <v:rect id="_x0000_s4305" style="position:absolute;left:3739;top:9055;width:133;height:30" fillcolor="#1f497d" stroked="f"/>
            <v:rect id="_x0000_s4306" style="position:absolute;left:3917;top:9055;width:133;height:30" fillcolor="#1f497d" stroked="f"/>
            <v:rect id="_x0000_s4307" style="position:absolute;left:4095;top:9055;width:133;height:30" fillcolor="#1f497d" stroked="f"/>
            <v:rect id="_x0000_s4308" style="position:absolute;left:4273;top:9055;width:133;height:30" fillcolor="#1f497d" stroked="f"/>
            <v:rect id="_x0000_s4309" style="position:absolute;left:4451;top:9055;width:133;height:30" fillcolor="#1f497d" stroked="f"/>
            <v:rect id="_x0000_s4310" style="position:absolute;left:4629;top:9055;width:134;height:30" fillcolor="#1f497d" stroked="f"/>
            <v:rect id="_x0000_s4311" style="position:absolute;left:4807;top:9055;width:134;height:30" fillcolor="#1f497d" stroked="f"/>
            <v:rect id="_x0000_s4312" style="position:absolute;left:4985;top:9055;width:134;height:30" fillcolor="#1f497d" stroked="f"/>
            <v:rect id="_x0000_s4313" style="position:absolute;left:5163;top:9055;width:134;height:30" fillcolor="#1f497d" stroked="f"/>
            <v:rect id="_x0000_s4314" style="position:absolute;left:5341;top:9055;width:134;height:30" fillcolor="#1f497d" stroked="f"/>
            <v:rect id="_x0000_s4315" style="position:absolute;left:5519;top:9055;width:134;height:30" fillcolor="#1f497d" stroked="f"/>
            <v:rect id="_x0000_s4316" style="position:absolute;left:5697;top:9055;width:134;height:30" fillcolor="#1f497d" stroked="f"/>
            <v:rect id="_x0000_s4317" style="position:absolute;left:5875;top:9055;width:134;height:30" fillcolor="#1f497d" stroked="f"/>
            <v:rect id="_x0000_s4318" style="position:absolute;left:6053;top:9055;width:134;height:30" fillcolor="#1f497d" stroked="f"/>
            <v:rect id="_x0000_s4319" style="position:absolute;left:6231;top:9055;width:134;height:30" fillcolor="#1f497d" stroked="f"/>
            <v:rect id="_x0000_s4320" style="position:absolute;left:6409;top:9055;width:134;height:30" fillcolor="#1f497d" stroked="f"/>
            <v:rect id="_x0000_s4321" style="position:absolute;left:6587;top:9055;width:134;height:30" fillcolor="#1f497d" stroked="f"/>
            <v:rect id="_x0000_s4322" style="position:absolute;left:6765;top:9055;width:134;height:30" fillcolor="#1f497d" stroked="f"/>
            <v:rect id="_x0000_s4323" style="position:absolute;left:6943;top:9055;width:134;height:30" fillcolor="#1f497d" stroked="f"/>
            <v:shape id="_x0000_s4324" style="position:absolute;left:3187;top:1219;width:155;height:596" coordsize="167,641" path="m91,r,625l75,625,75,,91,xm165,501l83,641,2,501hdc,497,1,492,5,490v3,-3,8,-1,11,2hal90,621r-13,l151,492hdc154,489,158,487,162,490v4,2,5,7,3,11haxe" fillcolor="#4a7ebb" strokecolor="#4a7ebb" strokeweight=".05pt">
              <v:path arrowok="t"/>
              <o:lock v:ext="edit" verticies="t"/>
            </v:shape>
            <v:shape id="_x0000_s4325" style="position:absolute;left:1906;top:1807;width:2716;height:551" coordsize="2928,593" path="m7,304hdc3,304,,300,,296v,-3,3,-7,7,-7hal1463,1hdc1464,,1465,,1466,1hal2922,289hdc2926,289,2928,293,2928,296v,4,-2,8,-6,8hal1466,592hdc1465,593,1464,593,1463,592hal7,304hdxm1466,577hal1463,577,2919,289r,15l1463,16r3,l10,304r,-15l1466,577hdxe" fillcolor="black" strokeweight=".05pt">
              <v:path arrowok="t"/>
              <o:lock v:ext="edit" verticies="t"/>
            </v:shape>
            <v:rect id="_x0000_s4326" style="position:absolute;left:2589;top:1948;width:1313;height:509;mso-wrap-style:none" filled="f" stroked="f">
              <v:textbox style="mso-next-textbox:#_x0000_s4326;mso-fit-shape-to-text:t" inset="0,0,0,0">
                <w:txbxContent>
                  <w:p w:rsidR="00735AFE" w:rsidRDefault="00735AFE">
                    <w:proofErr w:type="gramStart"/>
                    <w:r>
                      <w:rPr>
                        <w:rFonts w:ascii="Calibri" w:hAnsi="Calibri" w:cs="Calibri"/>
                        <w:color w:val="000000"/>
                      </w:rPr>
                      <w:t>member</w:t>
                    </w:r>
                    <w:proofErr w:type="gramEnd"/>
                    <w:r>
                      <w:rPr>
                        <w:rFonts w:ascii="Calibri" w:hAnsi="Calibri" w:cs="Calibri"/>
                        <w:color w:val="000000"/>
                      </w:rPr>
                      <w:t xml:space="preserve"> type? </w:t>
                    </w:r>
                  </w:p>
                </w:txbxContent>
              </v:textbox>
            </v:rect>
            <v:rect id="_x0000_s4327" style="position:absolute;left:3257;top:2349;width:14;height:393" fillcolor="#4a7ebb" strokecolor="#4a7ebb" strokeweight=".05pt">
              <v:stroke joinstyle="round"/>
            </v:rect>
            <v:rect id="_x0000_s4328" style="position:absolute;left:1365;top:2729;width:1899;height:14" fillcolor="#4a7ebb" strokecolor="#4a7ebb" strokeweight=".05pt">
              <v:stroke joinstyle="round"/>
            </v:rect>
            <v:rect id="_x0000_s4329" style="position:absolute;left:3264;top:2729;width:1899;height:14" fillcolor="#4a7ebb" strokecolor="#4a7ebb" strokeweight=".05pt">
              <v:stroke joinstyle="round"/>
            </v:rect>
            <v:shape id="_x0000_s4330" style="position:absolute;left:1288;top:2736;width:155;height:611" coordsize="167,657" path="m91,r,641l75,641,75,,91,xm165,517l83,657,2,517hdc,513,1,508,5,506v4,-3,8,-1,11,2hal90,637r-13,l151,508hdc154,505,158,503,162,506v4,2,5,7,3,11haxe" fillcolor="#4a7ebb" strokecolor="#4a7ebb" strokeweight=".05pt">
              <v:path arrowok="t"/>
              <o:lock v:ext="edit" verticies="t"/>
            </v:shape>
            <v:shape id="_x0000_s4331" style="position:absolute;left:5086;top:2736;width:155;height:611" coordsize="167,657" path="m91,r,641l75,641,75,,91,xm165,517l83,657,2,517hdc,513,1,508,5,506v4,-3,8,-1,11,2hal90,637r-13,l151,508hdc154,505,158,503,162,506v4,2,5,7,3,11haxe" fillcolor="#4a7ebb" strokecolor="#4a7ebb" strokeweight=".05pt">
              <v:path arrowok="t"/>
              <o:lock v:ext="edit" verticies="t"/>
            </v:shape>
            <v:shape id="_x0000_s4332" style="position:absolute;left:1288;top:3955;width:156;height:314" coordsize="168,338" path="m93,l92,322r-16,l77,,93,xm166,198l83,338,2,198hdc,194,1,189,5,187v4,-3,9,-1,11,3hal90,318r-13,l152,190hdc154,186,159,185,163,187v4,2,5,7,3,11haxe" fillcolor="#4a7ebb" strokecolor="#4a7ebb" strokeweight=".05pt">
              <v:path arrowok="t"/>
              <o:lock v:ext="edit" verticies="t"/>
            </v:shape>
            <v:shape id="_x0000_s4333" style="position:absolute;left:5087;top:3955;width:155;height:313" coordsize="167,337" path="m93,1l91,321r-16,l77,,93,1xm165,197l82,337,2,196hdc,192,1,187,5,185v4,-2,9,-1,11,3hal90,317r-14,l151,189hdc154,185,159,184,162,186v4,2,5,7,3,11haxe" fillcolor="#4a7ebb" strokecolor="#4a7ebb" strokeweight=".05pt">
              <v:path arrowok="t"/>
              <o:lock v:ext="edit" verticies="t"/>
            </v:shape>
            <v:shape id="_x0000_s4334" style="position:absolute;left:2292;top:6372;width:1944;height:1205" coordsize="2096,1297" path="m4,655hdc2,654,,651,,648v,-2,2,-5,4,-6hal1044,2hdc1047,,1050,,1053,2hal2093,642hdc2095,643,2096,646,2096,648v,3,-1,6,-3,7hal1053,1295hdc1050,1297,1047,1297,1044,1295hal4,655hdxm1053,1282hal1044,1282,2084,642r,13l1044,15r9,l13,655r,-13l1053,1282hdxe" fillcolor="black" strokeweight=".05pt">
              <v:path arrowok="t"/>
              <o:lock v:ext="edit" verticies="t"/>
            </v:shape>
            <v:rect id="_x0000_s4335" style="position:absolute;left:2881;top:6703;width:776;height:509;mso-wrap-style:none" filled="f" stroked="f">
              <v:textbox style="mso-next-textbox:#_x0000_s4335;mso-fit-shape-to-text:t" inset="0,0,0,0">
                <w:txbxContent>
                  <w:p w:rsidR="00735AFE" w:rsidRDefault="00735AFE">
                    <w:r>
                      <w:rPr>
                        <w:rFonts w:ascii="Calibri" w:hAnsi="Calibri" w:cs="Calibri"/>
                        <w:color w:val="000000"/>
                      </w:rPr>
                      <w:t xml:space="preserve">Finish all </w:t>
                    </w:r>
                  </w:p>
                </w:txbxContent>
              </v:textbox>
            </v:rect>
            <v:rect id="_x0000_s4336" style="position:absolute;left:2777;top:6970;width:951;height:509;mso-wrap-style:none" filled="f" stroked="f">
              <v:textbox style="mso-next-textbox:#_x0000_s4336;mso-fit-shape-to-text:t" inset="0,0,0,0">
                <w:txbxContent>
                  <w:p w:rsidR="00735AFE" w:rsidRDefault="00735AFE">
                    <w:proofErr w:type="gramStart"/>
                    <w:r>
                      <w:rPr>
                        <w:rFonts w:ascii="Calibri" w:hAnsi="Calibri" w:cs="Calibri"/>
                        <w:color w:val="000000"/>
                      </w:rPr>
                      <w:t>members</w:t>
                    </w:r>
                    <w:proofErr w:type="gramEnd"/>
                    <w:r>
                      <w:rPr>
                        <w:rFonts w:ascii="Calibri" w:hAnsi="Calibri" w:cs="Calibri"/>
                        <w:color w:val="000000"/>
                      </w:rPr>
                      <w:t>?</w:t>
                    </w:r>
                  </w:p>
                </w:txbxContent>
              </v:textbox>
            </v:rect>
            <v:rect id="_x0000_s4337" style="position:absolute;left:1358;top:4877;width:14;height:1205" fillcolor="#4a7ebb" strokecolor="#4a7ebb" strokeweight=".05pt">
              <v:stroke joinstyle="round"/>
            </v:rect>
            <v:rect id="_x0000_s4338" style="position:absolute;left:1365;top:6074;width:1899;height:15" fillcolor="#4a7ebb" strokecolor="#4a7ebb" strokeweight=".05pt">
              <v:stroke joinstyle="round"/>
            </v:rect>
            <v:rect id="_x0000_s4339" style="position:absolute;left:3264;top:6074;width:1899;height:15" fillcolor="#4a7ebb" strokecolor="#4a7ebb" strokeweight=".05pt">
              <v:stroke joinstyle="round"/>
            </v:rect>
            <v:shape id="_x0000_s4340" style="position:absolute;left:5156;top:4565;width:29;height:1518" coordsize="29,1518" path="m,1517l15,,29,1,15,1518,,1517xe" fillcolor="#4a7ebb" strokecolor="#4a7ebb" strokeweight=".05pt">
              <v:path arrowok="t"/>
            </v:shape>
            <v:shape id="_x0000_s4341" style="position:absolute;left:3188;top:6082;width:156;height:298" coordsize="168,321" path="m93,1l91,305r-16,l77,,93,1xm165,181l82,321,2,180hdc,176,1,171,5,169v4,-2,9,-1,11,3hal90,301r-14,l152,173hdc154,169,159,168,162,170v4,2,6,7,3,11haxe" fillcolor="#4a7ebb" strokecolor="#4a7ebb" strokeweight=".05pt">
              <v:path arrowok="t"/>
              <o:lock v:ext="edit" verticies="t"/>
            </v:shape>
            <v:shape id="_x0000_s4342" style="position:absolute;left:3191;top:7554;width:155;height:605" coordsize="167,651" path="m87,r6,635l77,635,71,1,87,xm165,511l85,651,2,512hdc,508,1,503,5,501v4,-2,8,-1,11,3hal92,631r-14,l151,503hdc154,499,158,497,162,500v4,2,5,7,3,11haxe" fillcolor="#4a7ebb" strokecolor="#4a7ebb" strokeweight=".05pt">
              <v:path arrowok="t"/>
              <o:lock v:ext="edit" verticies="t"/>
            </v:shape>
            <v:shape id="_x0000_s4343" style="position:absolute;left:4228;top:6951;width:2276;height:26" coordsize="2276,26" path="m,l2276,11r,15l,15,,xe" fillcolor="#4a7ebb" strokecolor="#4a7ebb" strokeweight=".05pt">
              <v:path arrowok="t"/>
            </v:shape>
            <v:rect id="_x0000_s4344" style="position:absolute;left:6491;top:1517;width:15;height:5457" fillcolor="#4a7ebb" strokecolor="#4a7ebb" strokeweight=".05pt">
              <v:stroke joinstyle="round"/>
            </v:rect>
            <v:shape id="_x0000_s4345" style="position:absolute;left:3264;top:1440;width:3234;height:155" coordsize="3488,167" path="m3488,94l16,91r,-16l3488,78r,16xm140,165l,83,140,2hdc144,,149,1,151,5v3,4,1,9,-2,11hal20,90r,-13l148,151hdc152,154,154,159,151,162v-2,4,-7,5,-11,3haxe" fillcolor="#4a7ebb" strokecolor="#4a7ebb" strokeweight=".05pt">
              <v:path arrowok="t"/>
              <o:lock v:ext="edit" verticies="t"/>
            </v:shape>
            <w10:wrap type="none"/>
            <w10:anchorlock/>
          </v:group>
        </w:pict>
      </w:r>
    </w:p>
    <w:p w:rsidR="00136C44" w:rsidRDefault="009117B5">
      <w:pPr>
        <w:pStyle w:val="Caption"/>
        <w:jc w:val="center"/>
      </w:pPr>
      <w:r>
        <w:t xml:space="preserve">Figure </w:t>
      </w:r>
      <w:r w:rsidR="00CB774D">
        <w:fldChar w:fldCharType="begin"/>
      </w:r>
      <w:r>
        <w:instrText xml:space="preserve"> SEQ Figure \* ARABIC </w:instrText>
      </w:r>
      <w:r w:rsidR="00CB774D">
        <w:fldChar w:fldCharType="separate"/>
      </w:r>
      <w:r w:rsidR="008A275A">
        <w:rPr>
          <w:noProof/>
        </w:rPr>
        <w:t>10</w:t>
      </w:r>
      <w:r w:rsidR="00CB774D">
        <w:fldChar w:fldCharType="end"/>
      </w:r>
    </w:p>
    <w:p w:rsidR="00E00722" w:rsidRDefault="00E60E9A" w:rsidP="00BE5C8C">
      <w:r w:rsidRPr="00BE5C8C">
        <w:t xml:space="preserve">After reconstructing members, all members can be divided into two types. One type is the regular member, which are cylinders, either straight or tapered. The other type is the super member, which are combination of intersecting cylinders. </w:t>
      </w:r>
    </w:p>
    <w:p w:rsidR="00BE5C8C" w:rsidRDefault="00BE5C8C" w:rsidP="00BE5C8C">
      <w:pPr>
        <w:keepNext/>
        <w:jc w:val="center"/>
      </w:pPr>
      <w:r>
        <w:rPr>
          <w:noProof/>
        </w:rPr>
        <w:lastRenderedPageBreak/>
        <w:drawing>
          <wp:inline distT="0" distB="0" distL="0" distR="0">
            <wp:extent cx="5517644" cy="2907239"/>
            <wp:effectExtent l="0" t="0" r="0" b="0"/>
            <wp:docPr id="10" name="Picture 9" descr="regularmember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rmembermarker.png"/>
                    <pic:cNvPicPr/>
                  </pic:nvPicPr>
                  <pic:blipFill>
                    <a:blip r:embed="rId21" cstate="print"/>
                    <a:stretch>
                      <a:fillRect/>
                    </a:stretch>
                  </pic:blipFill>
                  <pic:spPr>
                    <a:xfrm>
                      <a:off x="0" y="0"/>
                      <a:ext cx="5517644" cy="2907239"/>
                    </a:xfrm>
                    <a:prstGeom prst="rect">
                      <a:avLst/>
                    </a:prstGeom>
                  </pic:spPr>
                </pic:pic>
              </a:graphicData>
            </a:graphic>
          </wp:inline>
        </w:drawing>
      </w:r>
    </w:p>
    <w:p w:rsidR="00BE5C8C" w:rsidRPr="00BE5C8C" w:rsidRDefault="00BE5C8C" w:rsidP="00BE5C8C">
      <w:pPr>
        <w:pStyle w:val="Caption"/>
        <w:jc w:val="center"/>
      </w:pPr>
      <w:bookmarkStart w:id="26" w:name="_Ref332795246"/>
      <w:bookmarkStart w:id="27" w:name="_Ref297216639"/>
      <w:r>
        <w:t xml:space="preserve">Figure </w:t>
      </w:r>
      <w:r w:rsidR="008F79C7">
        <w:fldChar w:fldCharType="begin"/>
      </w:r>
      <w:r w:rsidR="008F79C7">
        <w:instrText xml:space="preserve"> SEQ Figure \* ARABIC </w:instrText>
      </w:r>
      <w:r w:rsidR="008F79C7">
        <w:fldChar w:fldCharType="separate"/>
      </w:r>
      <w:r w:rsidR="008A275A">
        <w:rPr>
          <w:noProof/>
        </w:rPr>
        <w:t>11</w:t>
      </w:r>
      <w:r w:rsidR="008F79C7">
        <w:rPr>
          <w:noProof/>
        </w:rPr>
        <w:fldChar w:fldCharType="end"/>
      </w:r>
      <w:bookmarkEnd w:id="26"/>
      <w:r>
        <w:t xml:space="preserve">: Regular member </w:t>
      </w:r>
      <w:bookmarkEnd w:id="27"/>
      <w:r w:rsidR="008E2677">
        <w:t>elements</w:t>
      </w:r>
    </w:p>
    <w:p w:rsidR="00E00722" w:rsidRDefault="00E60E9A" w:rsidP="00BE5C8C">
      <w:r w:rsidRPr="00BE5C8C">
        <w:t>The regul</w:t>
      </w:r>
      <w:r w:rsidR="00BE5C8C">
        <w:t xml:space="preserve">ar members are discretized into </w:t>
      </w:r>
      <w:r w:rsidRPr="00BE5C8C">
        <w:t xml:space="preserve">various numbers of </w:t>
      </w:r>
      <w:r w:rsidR="009A5BB6">
        <w:t>elements</w:t>
      </w:r>
      <w:r w:rsidR="009A5BB6" w:rsidRPr="00BE5C8C">
        <w:t xml:space="preserve"> </w:t>
      </w:r>
      <w:r w:rsidRPr="00BE5C8C">
        <w:t xml:space="preserve">according to the division size </w:t>
      </w:r>
      <w:r w:rsidR="00863D61">
        <w:t xml:space="preserve">defined by the </w:t>
      </w:r>
      <w:r w:rsidRPr="00BE5C8C">
        <w:t>user</w:t>
      </w:r>
      <w:r w:rsidR="009A5BB6">
        <w:t>, and two point elements are defined at the end plane of the member</w:t>
      </w:r>
      <w:r w:rsidRPr="00BE5C8C">
        <w:t xml:space="preserve">. </w:t>
      </w:r>
      <w:r w:rsidR="00CB774D">
        <w:fldChar w:fldCharType="begin"/>
      </w:r>
      <w:r w:rsidR="009A5BB6">
        <w:instrText xml:space="preserve"> REF _Ref332795246 \h </w:instrText>
      </w:r>
      <w:r w:rsidR="00CB774D">
        <w:fldChar w:fldCharType="separate"/>
      </w:r>
      <w:r w:rsidR="009F494D">
        <w:t xml:space="preserve">Figure </w:t>
      </w:r>
      <w:r w:rsidR="009F494D">
        <w:rPr>
          <w:noProof/>
        </w:rPr>
        <w:t>11</w:t>
      </w:r>
      <w:r w:rsidR="00CB774D">
        <w:fldChar w:fldCharType="end"/>
      </w:r>
      <w:r w:rsidR="009A5BB6">
        <w:t xml:space="preserve"> shows the point elements and line elements of the member. </w:t>
      </w:r>
      <w:r w:rsidRPr="00BE5C8C">
        <w:t xml:space="preserve"> If the member is not connected to a super member, then we set an end </w:t>
      </w:r>
      <w:del w:id="28" w:author="hsong" w:date="2012-09-10T14:01:00Z">
        <w:r w:rsidRPr="00BE5C8C" w:rsidDel="00EA35B7">
          <w:delText xml:space="preserve">marker </w:delText>
        </w:r>
      </w:del>
      <w:ins w:id="29" w:author="hsong" w:date="2012-09-10T14:01:00Z">
        <w:r w:rsidR="00EA35B7">
          <w:t>point element</w:t>
        </w:r>
        <w:r w:rsidR="00EA35B7" w:rsidRPr="00BE5C8C">
          <w:t xml:space="preserve"> </w:t>
        </w:r>
      </w:ins>
      <w:r w:rsidRPr="00BE5C8C">
        <w:t xml:space="preserve">at </w:t>
      </w:r>
      <w:r w:rsidR="009A5BB6">
        <w:t>each</w:t>
      </w:r>
      <w:r w:rsidRPr="00BE5C8C">
        <w:t xml:space="preserve"> end of the member, which are shown as </w:t>
      </w:r>
      <w:r w:rsidR="009A5BB6">
        <w:t>red</w:t>
      </w:r>
      <w:r w:rsidRPr="00BE5C8C">
        <w:t xml:space="preserve"> dots in the figure. If the member is connected to a super member, then we set no </w:t>
      </w:r>
      <w:r w:rsidR="009A5BB6">
        <w:t>end point element</w:t>
      </w:r>
      <w:r w:rsidRPr="00BE5C8C">
        <w:t xml:space="preserve"> at the connecting end of this member. Each </w:t>
      </w:r>
      <w:r w:rsidR="009A5BB6">
        <w:t>element</w:t>
      </w:r>
      <w:r w:rsidRPr="00BE5C8C">
        <w:t xml:space="preserve"> will have the information such as the position, the direction cosines, the diameter and the tapered ratio, and etc. </w:t>
      </w:r>
    </w:p>
    <w:p w:rsidR="00BE5C8C" w:rsidRDefault="00BE5C8C" w:rsidP="00BE5C8C">
      <w:pPr>
        <w:keepNext/>
        <w:jc w:val="center"/>
      </w:pPr>
      <w:r>
        <w:rPr>
          <w:noProof/>
        </w:rPr>
        <w:drawing>
          <wp:inline distT="0" distB="0" distL="0" distR="0">
            <wp:extent cx="2741076" cy="1198900"/>
            <wp:effectExtent l="19050" t="0" r="2124" b="0"/>
            <wp:docPr id="11" name="Picture 10" descr="supermember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membermarker.png"/>
                    <pic:cNvPicPr/>
                  </pic:nvPicPr>
                  <pic:blipFill>
                    <a:blip r:embed="rId22" cstate="print"/>
                    <a:stretch>
                      <a:fillRect/>
                    </a:stretch>
                  </pic:blipFill>
                  <pic:spPr>
                    <a:xfrm>
                      <a:off x="0" y="0"/>
                      <a:ext cx="2741076" cy="1198900"/>
                    </a:xfrm>
                    <a:prstGeom prst="rect">
                      <a:avLst/>
                    </a:prstGeom>
                  </pic:spPr>
                </pic:pic>
              </a:graphicData>
            </a:graphic>
          </wp:inline>
        </w:drawing>
      </w:r>
    </w:p>
    <w:p w:rsidR="00BE5C8C" w:rsidRPr="00BE5C8C" w:rsidRDefault="00BE5C8C" w:rsidP="00BE5C8C">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12</w:t>
      </w:r>
      <w:r w:rsidR="008F79C7">
        <w:rPr>
          <w:noProof/>
        </w:rPr>
        <w:fldChar w:fldCharType="end"/>
      </w:r>
      <w:r>
        <w:t>: Super member marker</w:t>
      </w:r>
    </w:p>
    <w:p w:rsidR="00FC29BD" w:rsidRDefault="00863D61" w:rsidP="00BE5C8C">
      <w:r>
        <w:t xml:space="preserve">The super member marker is set at the </w:t>
      </w:r>
      <w:r w:rsidR="00562A39">
        <w:t>center of the master member</w:t>
      </w:r>
      <w:r>
        <w:t xml:space="preserve">. </w:t>
      </w:r>
      <w:r w:rsidR="00562A39">
        <w:t xml:space="preserve">The forces </w:t>
      </w:r>
      <w:r>
        <w:t xml:space="preserve">are calculated at the super member marker. </w:t>
      </w:r>
      <w:r w:rsidR="00E60E9A" w:rsidRPr="00BE5C8C">
        <w:t xml:space="preserve">For the super member, we will calculate the volume of the super member for the Morison calculation in </w:t>
      </w:r>
      <w:r w:rsidR="00BE5C8C">
        <w:t>t</w:t>
      </w:r>
      <w:r w:rsidR="00E60E9A" w:rsidRPr="00BE5C8C">
        <w:t xml:space="preserve">his initialization part, since the volume of the super member is not changing at each time step. </w:t>
      </w:r>
      <w:r w:rsidR="00BE5C8C">
        <w:t xml:space="preserve">The calculation of super member volume is discussed in Section </w:t>
      </w:r>
      <w:r w:rsidR="00CB774D">
        <w:fldChar w:fldCharType="begin"/>
      </w:r>
      <w:r w:rsidR="00BE5C8C">
        <w:instrText xml:space="preserve"> REF _Ref297216783 \n \h </w:instrText>
      </w:r>
      <w:r w:rsidR="00CB774D">
        <w:fldChar w:fldCharType="separate"/>
      </w:r>
      <w:r w:rsidR="009F494D">
        <w:t>5</w:t>
      </w:r>
      <w:r w:rsidR="00CB774D">
        <w:fldChar w:fldCharType="end"/>
      </w:r>
      <w:r w:rsidR="00BE5C8C">
        <w:t xml:space="preserve">. </w:t>
      </w:r>
    </w:p>
    <w:p w:rsidR="00BE5C8C" w:rsidRDefault="00BE5C8C" w:rsidP="00BE5C8C">
      <w:r w:rsidRPr="00BE5C8C">
        <w:t>When we finish all the members, all the markers are set, and the initialization part is finished.</w:t>
      </w:r>
    </w:p>
    <w:p w:rsidR="004A5C03" w:rsidRPr="004A5C03" w:rsidRDefault="002A6BA0" w:rsidP="006B6BBD">
      <w:pPr>
        <w:pStyle w:val="Heading2"/>
      </w:pPr>
      <w:bookmarkStart w:id="30" w:name="_Toc317064098"/>
      <w:r>
        <w:lastRenderedPageBreak/>
        <w:t>Load calculation in each time step</w:t>
      </w:r>
      <w:bookmarkEnd w:id="30"/>
    </w:p>
    <w:p w:rsidR="004A5C03" w:rsidRDefault="008F79C7" w:rsidP="004A5C03">
      <w:pPr>
        <w:jc w:val="center"/>
      </w:pPr>
      <w:r>
        <w:rPr>
          <w:noProof/>
        </w:rPr>
        <w:pict>
          <v:shape id="_x0000_s3310" type="#_x0000_t202" style="position:absolute;left:0;text-align:left;margin-left:69.95pt;margin-top:592.75pt;width:327.95pt;height:21pt;z-index:251666432" stroked="f">
            <v:textbox style="mso-next-textbox:#_x0000_s3310;mso-fit-shape-to-text:t" inset="0,0,0,0">
              <w:txbxContent>
                <w:p w:rsidR="00735AFE" w:rsidRPr="00E32EED" w:rsidRDefault="00735AFE" w:rsidP="002A6BA0">
                  <w:pPr>
                    <w:pStyle w:val="Caption"/>
                    <w:jc w:val="center"/>
                  </w:pPr>
                  <w:r>
                    <w:t xml:space="preserve">Figure </w:t>
                  </w:r>
                  <w:r w:rsidR="008F79C7">
                    <w:fldChar w:fldCharType="begin"/>
                  </w:r>
                  <w:r w:rsidR="008F79C7">
                    <w:instrText xml:space="preserve"> SEQ Figure \* ARABIC </w:instrText>
                  </w:r>
                  <w:r w:rsidR="008F79C7">
                    <w:fldChar w:fldCharType="separate"/>
                  </w:r>
                  <w:r w:rsidR="008A275A">
                    <w:rPr>
                      <w:noProof/>
                    </w:rPr>
                    <w:t>13</w:t>
                  </w:r>
                  <w:r w:rsidR="008F79C7">
                    <w:rPr>
                      <w:noProof/>
                    </w:rPr>
                    <w:fldChar w:fldCharType="end"/>
                  </w:r>
                </w:p>
              </w:txbxContent>
            </v:textbox>
          </v:shape>
        </w:pict>
      </w:r>
      <w:r>
        <w:pict>
          <v:group id="_x0000_s3452" editas="canvas" style="width:392.05pt;height:579.7pt;mso-position-horizontal-relative:char;mso-position-vertical-relative:line" coordorigin="-13" coordsize="7841,11594">
            <o:lock v:ext="edit" aspectratio="t"/>
            <v:shape id="_x0000_s3451" type="#_x0000_t75" style="position:absolute;left:-13;width:7841;height:11594" o:preferrelative="f">
              <v:fill o:detectmouseclick="t"/>
              <v:path o:extrusionok="t" o:connecttype="none"/>
              <o:lock v:ext="edit" text="t"/>
            </v:shape>
            <v:group id="_x0000_s3653" style="position:absolute;left:-13;top:257;width:7841;height:11080" coordorigin="-13,257" coordsize="7841,11080">
              <v:rect id="_x0000_s3453" style="position:absolute;left:6339;top:1577;width:1025;height:481;mso-wrap-style:none" filled="f" stroked="f">
                <v:textbox style="mso-next-textbox:#_x0000_s3453;mso-fit-shape-to-text:t" inset="0,0,0,0">
                  <w:txbxContent>
                    <w:p w:rsidR="00735AFE" w:rsidRDefault="00735AFE">
                      <w:r>
                        <w:rPr>
                          <w:rFonts w:ascii="Calibri" w:hAnsi="Calibri" w:cs="Calibri"/>
                          <w:color w:val="000000"/>
                          <w:sz w:val="20"/>
                          <w:szCs w:val="20"/>
                        </w:rPr>
                        <w:t>Next Marker</w:t>
                      </w:r>
                    </w:p>
                  </w:txbxContent>
                </v:textbox>
              </v:rect>
              <v:rect id="_x0000_s3454" style="position:absolute;left:4697;top:3386;width:276;height:481;mso-wrap-style:none" filled="f" stroked="f">
                <v:textbox style="mso-next-textbox:#_x0000_s3454;mso-fit-shape-to-text:t" inset="0,0,0,0">
                  <w:txbxContent>
                    <w:p w:rsidR="00735AFE" w:rsidRDefault="00735AFE">
                      <w:r>
                        <w:rPr>
                          <w:rFonts w:ascii="Calibri" w:hAnsi="Calibri" w:cs="Calibri"/>
                          <w:color w:val="000000"/>
                          <w:sz w:val="20"/>
                          <w:szCs w:val="20"/>
                        </w:rPr>
                        <w:t>Yes</w:t>
                      </w:r>
                    </w:p>
                  </w:txbxContent>
                </v:textbox>
              </v:rect>
              <v:rect id="_x0000_s3455" style="position:absolute;left:3875;top:3642;width:326;height:481;mso-wrap-style:none" filled="f" stroked="f">
                <v:textbox style="mso-next-textbox:#_x0000_s3455;mso-fit-shape-to-text:t" inset="0,0,0,0">
                  <w:txbxContent>
                    <w:p w:rsidR="00735AFE" w:rsidRDefault="00735AFE">
                      <w:r>
                        <w:rPr>
                          <w:rFonts w:ascii="Calibri" w:hAnsi="Calibri" w:cs="Calibri"/>
                          <w:color w:val="000000"/>
                          <w:sz w:val="20"/>
                          <w:szCs w:val="20"/>
                        </w:rPr>
                        <w:t xml:space="preserve">  No</w:t>
                      </w:r>
                    </w:p>
                  </w:txbxContent>
                </v:textbox>
              </v:rect>
              <v:rect id="_x0000_s3456" style="position:absolute;left:4966;top:9285;width:235;height:481;mso-wrap-style:none" filled="f" stroked="f">
                <v:textbox style="mso-next-textbox:#_x0000_s3456;mso-fit-shape-to-text:t" inset="0,0,0,0">
                  <w:txbxContent>
                    <w:p w:rsidR="00735AFE" w:rsidRDefault="00735AFE">
                      <w:r>
                        <w:rPr>
                          <w:rFonts w:ascii="Calibri" w:hAnsi="Calibri" w:cs="Calibri"/>
                          <w:color w:val="000000"/>
                          <w:sz w:val="20"/>
                          <w:szCs w:val="20"/>
                        </w:rPr>
                        <w:t>No</w:t>
                      </w:r>
                    </w:p>
                  </w:txbxContent>
                </v:textbox>
              </v:rect>
              <v:rect id="_x0000_s3457" style="position:absolute;left:3247;top:5694;width:1255;height:481;mso-wrap-style:none" filled="f" stroked="f">
                <v:textbox style="mso-next-textbox:#_x0000_s3457;mso-fit-shape-to-text:t" inset="0,0,0,0">
                  <w:txbxContent>
                    <w:p w:rsidR="00735AFE" w:rsidRDefault="00735AFE">
                      <w:r>
                        <w:rPr>
                          <w:rFonts w:ascii="Calibri" w:hAnsi="Calibri" w:cs="Calibri"/>
                          <w:color w:val="000000"/>
                          <w:sz w:val="20"/>
                          <w:szCs w:val="20"/>
                        </w:rPr>
                        <w:t>Interior Marker</w:t>
                      </w:r>
                    </w:p>
                  </w:txbxContent>
                </v:textbox>
              </v:rect>
              <v:rect id="_x0000_s3458" style="position:absolute;left:4953;top:5168;width:1114;height:481;mso-wrap-style:none" filled="f" stroked="f">
                <v:textbox style="mso-next-textbox:#_x0000_s3458;mso-fit-shape-to-text:t" inset="0,0,0,0">
                  <w:txbxContent>
                    <w:p w:rsidR="00735AFE" w:rsidRDefault="00735AFE">
                      <w:r>
                        <w:rPr>
                          <w:rFonts w:ascii="Calibri" w:hAnsi="Calibri" w:cs="Calibri"/>
                          <w:color w:val="000000"/>
                          <w:sz w:val="20"/>
                          <w:szCs w:val="20"/>
                        </w:rPr>
                        <w:t>Super Marker</w:t>
                      </w:r>
                    </w:p>
                  </w:txbxContent>
                </v:textbox>
              </v:rect>
              <v:rect id="_x0000_s3459" style="position:absolute;left:3875;top:10170;width:321;height:481;mso-wrap-style:none" filled="f" stroked="f">
                <v:textbox style="mso-next-textbox:#_x0000_s3459;mso-fit-shape-to-text:t" inset="0,0,0,0">
                  <w:txbxContent>
                    <w:p w:rsidR="00735AFE" w:rsidRDefault="00735AFE">
                      <w:r>
                        <w:rPr>
                          <w:rFonts w:ascii="Calibri" w:hAnsi="Calibri" w:cs="Calibri"/>
                          <w:color w:val="000000"/>
                          <w:sz w:val="20"/>
                          <w:szCs w:val="20"/>
                        </w:rPr>
                        <w:t xml:space="preserve"> Yes</w:t>
                      </w:r>
                    </w:p>
                  </w:txbxContent>
                </v:textbox>
              </v:rect>
              <v:rect id="_x0000_s3460" style="position:absolute;left:3413;top:10568;width:870;height:481;mso-wrap-style:none" filled="f" stroked="f">
                <v:textbox style="mso-next-textbox:#_x0000_s3460;mso-fit-shape-to-text:t" inset="0,0,0,0">
                  <w:txbxContent>
                    <w:p w:rsidR="00735AFE" w:rsidRDefault="00735AFE">
                      <w:r>
                        <w:rPr>
                          <w:rFonts w:ascii="Calibri" w:hAnsi="Calibri" w:cs="Calibri"/>
                          <w:color w:val="000000"/>
                          <w:sz w:val="20"/>
                          <w:szCs w:val="20"/>
                        </w:rPr>
                        <w:t xml:space="preserve">Finish load </w:t>
                      </w:r>
                    </w:p>
                  </w:txbxContent>
                </v:textbox>
              </v:rect>
              <v:rect id="_x0000_s3461" style="position:absolute;left:3067;top:10824;width:1593;height:481;mso-wrap-style:none" filled="f" stroked="f">
                <v:textbox style="mso-next-textbox:#_x0000_s3461;mso-fit-shape-to-text:t" inset="0,0,0,0">
                  <w:txbxContent>
                    <w:p w:rsidR="00735AFE" w:rsidRDefault="00735AFE">
                      <w:proofErr w:type="gramStart"/>
                      <w:r>
                        <w:rPr>
                          <w:rFonts w:ascii="Calibri" w:hAnsi="Calibri" w:cs="Calibri"/>
                          <w:color w:val="000000"/>
                          <w:sz w:val="20"/>
                          <w:szCs w:val="20"/>
                        </w:rPr>
                        <w:t>calculation  module</w:t>
                      </w:r>
                      <w:proofErr w:type="gramEnd"/>
                    </w:p>
                  </w:txbxContent>
                </v:textbox>
              </v:rect>
              <v:rect id="_x0000_s3462" style="position:absolute;left:2233;top:7490;width:3100;height:481;mso-wrap-style:none" filled="f" stroked="f">
                <v:textbox style="mso-next-textbox:#_x0000_s3462;mso-fit-shape-to-text:t" inset="0,0,0,0">
                  <w:txbxContent>
                    <w:p w:rsidR="00735AFE" w:rsidRDefault="00735AFE">
                      <w:r>
                        <w:rPr>
                          <w:rFonts w:ascii="Calibri" w:hAnsi="Calibri" w:cs="Calibri"/>
                          <w:color w:val="000000"/>
                          <w:sz w:val="20"/>
                          <w:szCs w:val="20"/>
                        </w:rPr>
                        <w:t>* Calculate distributed Morison forces</w:t>
                      </w:r>
                    </w:p>
                  </w:txbxContent>
                </v:textbox>
              </v:rect>
              <v:rect id="_x0000_s3463" style="position:absolute;left:2233;top:7746;width:3201;height:481;mso-wrap-style:none" filled="f" stroked="f">
                <v:textbox style="mso-next-textbox:#_x0000_s3463;mso-fit-shape-to-text:t" inset="0,0,0,0">
                  <w:txbxContent>
                    <w:p w:rsidR="00735AFE" w:rsidRDefault="00735AFE">
                      <w:r>
                        <w:rPr>
                          <w:rFonts w:ascii="Calibri" w:hAnsi="Calibri" w:cs="Calibri"/>
                          <w:color w:val="000000"/>
                          <w:sz w:val="20"/>
                          <w:szCs w:val="20"/>
                        </w:rPr>
                        <w:t xml:space="preserve">* Calculate distributed buoyancy forces </w:t>
                      </w:r>
                    </w:p>
                  </w:txbxContent>
                </v:textbox>
              </v:rect>
              <v:rect id="_x0000_s3464" style="position:absolute;left:2233;top:8003;width:1126;height:481;mso-wrap-style:none" filled="f" stroked="f">
                <v:textbox style="mso-next-textbox:#_x0000_s3464;mso-fit-shape-to-text:t" inset="0,0,0,0">
                  <w:txbxContent>
                    <w:p w:rsidR="00735AFE" w:rsidRDefault="00735AFE">
                      <w:proofErr w:type="gramStart"/>
                      <w:r>
                        <w:rPr>
                          <w:rFonts w:ascii="Calibri" w:hAnsi="Calibri" w:cs="Calibri"/>
                          <w:color w:val="000000"/>
                          <w:sz w:val="20"/>
                          <w:szCs w:val="20"/>
                        </w:rPr>
                        <w:t>and</w:t>
                      </w:r>
                      <w:proofErr w:type="gramEnd"/>
                      <w:r>
                        <w:rPr>
                          <w:rFonts w:ascii="Calibri" w:hAnsi="Calibri" w:cs="Calibri"/>
                          <w:color w:val="000000"/>
                          <w:sz w:val="20"/>
                          <w:szCs w:val="20"/>
                        </w:rPr>
                        <w:t xml:space="preserve"> moments</w:t>
                      </w:r>
                    </w:p>
                  </w:txbxContent>
                </v:textbox>
              </v:rect>
              <v:rect id="_x0000_s3465" style="position:absolute;left:385;top:6207;width:2193;height:481;mso-wrap-style:none" filled="f" stroked="f">
                <v:textbox style="mso-next-textbox:#_x0000_s3465;mso-fit-shape-to-text:t" inset="0,0,0,0">
                  <w:txbxContent>
                    <w:p w:rsidR="00735AFE" w:rsidRDefault="00735AFE">
                      <w:r>
                        <w:rPr>
                          <w:rFonts w:ascii="Calibri" w:hAnsi="Calibri" w:cs="Calibri"/>
                          <w:color w:val="000000"/>
                          <w:sz w:val="20"/>
                          <w:szCs w:val="20"/>
                        </w:rPr>
                        <w:t xml:space="preserve">* Calculate point buoyancy </w:t>
                      </w:r>
                    </w:p>
                  </w:txbxContent>
                </v:textbox>
              </v:rect>
              <v:rect id="_x0000_s3466" style="position:absolute;left:385;top:6464;width:1670;height:481;mso-wrap-style:none" filled="f" stroked="f">
                <v:textbox style="mso-next-textbox:#_x0000_s3466;mso-fit-shape-to-text:t" inset="0,0,0,0">
                  <w:txbxContent>
                    <w:p w:rsidR="00735AFE" w:rsidRDefault="00735AFE">
                      <w:proofErr w:type="gramStart"/>
                      <w:r>
                        <w:rPr>
                          <w:rFonts w:ascii="Calibri" w:hAnsi="Calibri" w:cs="Calibri"/>
                          <w:color w:val="000000"/>
                          <w:sz w:val="20"/>
                          <w:szCs w:val="20"/>
                        </w:rPr>
                        <w:t>forces</w:t>
                      </w:r>
                      <w:proofErr w:type="gramEnd"/>
                      <w:r>
                        <w:rPr>
                          <w:rFonts w:ascii="Calibri" w:hAnsi="Calibri" w:cs="Calibri"/>
                          <w:color w:val="000000"/>
                          <w:sz w:val="20"/>
                          <w:szCs w:val="20"/>
                        </w:rPr>
                        <w:t xml:space="preserve"> and moments </w:t>
                      </w:r>
                    </w:p>
                  </w:txbxContent>
                </v:textbox>
              </v:rect>
              <v:rect id="_x0000_s3467" style="position:absolute;left:385;top:6720;width:2501;height:481;mso-wrap-style:none" filled="f" stroked="f">
                <v:textbox style="mso-next-textbox:#_x0000_s3467;mso-fit-shape-to-text:t" inset="0,0,0,0">
                  <w:txbxContent>
                    <w:p w:rsidR="00735AFE" w:rsidRDefault="00735AFE">
                      <w:r>
                        <w:rPr>
                          <w:rFonts w:ascii="Calibri" w:hAnsi="Calibri" w:cs="Calibri"/>
                          <w:color w:val="000000"/>
                          <w:sz w:val="20"/>
                          <w:szCs w:val="20"/>
                        </w:rPr>
                        <w:t xml:space="preserve">* Calculate point Morison drag  </w:t>
                      </w:r>
                    </w:p>
                  </w:txbxContent>
                </v:textbox>
              </v:rect>
              <v:rect id="_x0000_s3468" style="position:absolute;left:385;top:6977;width:1111;height:481;mso-wrap-style:none" filled="f" stroked="f">
                <v:textbox style="mso-next-textbox:#_x0000_s3468;mso-fit-shape-to-text:t" inset="0,0,0,0">
                  <w:txbxContent>
                    <w:p w:rsidR="00735AFE" w:rsidRDefault="00735AFE">
                      <w:proofErr w:type="gramStart"/>
                      <w:r>
                        <w:rPr>
                          <w:rFonts w:ascii="Calibri" w:hAnsi="Calibri" w:cs="Calibri"/>
                          <w:color w:val="000000"/>
                          <w:sz w:val="20"/>
                          <w:szCs w:val="20"/>
                        </w:rPr>
                        <w:t>at</w:t>
                      </w:r>
                      <w:proofErr w:type="gramEnd"/>
                      <w:r>
                        <w:rPr>
                          <w:rFonts w:ascii="Calibri" w:hAnsi="Calibri" w:cs="Calibri"/>
                          <w:color w:val="000000"/>
                          <w:sz w:val="20"/>
                          <w:szCs w:val="20"/>
                        </w:rPr>
                        <w:t xml:space="preserve"> the marker</w:t>
                      </w:r>
                    </w:p>
                  </w:txbxContent>
                </v:textbox>
              </v:rect>
              <v:rect id="_x0000_s3469" style="position:absolute;left:4697;top:6207;width:2193;height:481;mso-wrap-style:none" filled="f" stroked="f">
                <v:textbox style="mso-next-textbox:#_x0000_s3469;mso-fit-shape-to-text:t" inset="0,0,0,0">
                  <w:txbxContent>
                    <w:p w:rsidR="00735AFE" w:rsidRDefault="00735AFE">
                      <w:r>
                        <w:rPr>
                          <w:rFonts w:ascii="Calibri" w:hAnsi="Calibri" w:cs="Calibri"/>
                          <w:color w:val="000000"/>
                          <w:sz w:val="20"/>
                          <w:szCs w:val="20"/>
                        </w:rPr>
                        <w:t xml:space="preserve">* Calculate point buoyancy </w:t>
                      </w:r>
                    </w:p>
                  </w:txbxContent>
                </v:textbox>
              </v:rect>
              <v:rect id="_x0000_s3470" style="position:absolute;left:4697;top:6464;width:635;height:481;mso-wrap-style:none" filled="f" stroked="f">
                <v:textbox style="mso-next-textbox:#_x0000_s3470;mso-fit-shape-to-text:t" inset="0,0,0,0">
                  <w:txbxContent>
                    <w:p w:rsidR="00735AFE" w:rsidRDefault="00735AFE">
                      <w:r>
                        <w:rPr>
                          <w:rFonts w:ascii="Calibri" w:hAnsi="Calibri" w:cs="Calibri"/>
                          <w:color w:val="000000"/>
                          <w:sz w:val="20"/>
                          <w:szCs w:val="20"/>
                        </w:rPr>
                        <w:t xml:space="preserve">   </w:t>
                      </w:r>
                      <w:proofErr w:type="gramStart"/>
                      <w:r>
                        <w:rPr>
                          <w:rFonts w:ascii="Calibri" w:hAnsi="Calibri" w:cs="Calibri"/>
                          <w:color w:val="000000"/>
                          <w:sz w:val="20"/>
                          <w:szCs w:val="20"/>
                        </w:rPr>
                        <w:t>forces</w:t>
                      </w:r>
                      <w:proofErr w:type="gramEnd"/>
                      <w:r>
                        <w:rPr>
                          <w:rFonts w:ascii="Calibri" w:hAnsi="Calibri" w:cs="Calibri"/>
                          <w:color w:val="000000"/>
                          <w:sz w:val="20"/>
                          <w:szCs w:val="20"/>
                        </w:rPr>
                        <w:t xml:space="preserve">   </w:t>
                      </w:r>
                    </w:p>
                  </w:txbxContent>
                </v:textbox>
              </v:rect>
              <v:rect id="_x0000_s3471" style="position:absolute;left:4697;top:6720;width:2091;height:481;mso-wrap-style:none" filled="f" stroked="f">
                <v:textbox style="mso-next-textbox:#_x0000_s3471;mso-fit-shape-to-text:t" inset="0,0,0,0">
                  <w:txbxContent>
                    <w:p w:rsidR="00735AFE" w:rsidRDefault="00735AFE">
                      <w:r>
                        <w:rPr>
                          <w:rFonts w:ascii="Calibri" w:hAnsi="Calibri" w:cs="Calibri"/>
                          <w:color w:val="000000"/>
                          <w:sz w:val="20"/>
                          <w:szCs w:val="20"/>
                        </w:rPr>
                        <w:t xml:space="preserve">* Calculate point Morison </w:t>
                      </w:r>
                    </w:p>
                  </w:txbxContent>
                </v:textbox>
              </v:rect>
              <v:rect id="_x0000_s3472" style="position:absolute;left:4697;top:6977;width:1790;height:481;mso-wrap-style:none" filled="f" stroked="f">
                <v:textbox style="mso-next-textbox:#_x0000_s3472;mso-fit-shape-to-text:t" inset="0,0,0,0">
                  <w:txbxContent>
                    <w:p w:rsidR="00735AFE" w:rsidRDefault="00735AFE">
                      <w:r>
                        <w:rPr>
                          <w:rFonts w:ascii="Calibri" w:hAnsi="Calibri" w:cs="Calibri"/>
                          <w:color w:val="000000"/>
                          <w:sz w:val="20"/>
                          <w:szCs w:val="20"/>
                        </w:rPr>
                        <w:t xml:space="preserve">   </w:t>
                      </w:r>
                      <w:proofErr w:type="gramStart"/>
                      <w:r>
                        <w:rPr>
                          <w:rFonts w:ascii="Calibri" w:hAnsi="Calibri" w:cs="Calibri"/>
                          <w:color w:val="000000"/>
                          <w:sz w:val="20"/>
                          <w:szCs w:val="20"/>
                        </w:rPr>
                        <w:t>forces</w:t>
                      </w:r>
                      <w:proofErr w:type="gramEnd"/>
                      <w:r>
                        <w:rPr>
                          <w:rFonts w:ascii="Calibri" w:hAnsi="Calibri" w:cs="Calibri"/>
                          <w:color w:val="000000"/>
                          <w:sz w:val="20"/>
                          <w:szCs w:val="20"/>
                        </w:rPr>
                        <w:t xml:space="preserve"> at the marker</w:t>
                      </w:r>
                    </w:p>
                  </w:txbxContent>
                </v:textbox>
              </v:rect>
              <v:rect id="_x0000_s3473" style="position:absolute;left:3195;top:551;width:1339;height:481;mso-wrap-style:none" filled="f" stroked="f">
                <v:textbox style="mso-next-textbox:#_x0000_s3473;mso-fit-shape-to-text:t" inset="0,0,0,0">
                  <w:txbxContent>
                    <w:p w:rsidR="00735AFE" w:rsidRDefault="00735AFE">
                      <w:r>
                        <w:rPr>
                          <w:rFonts w:ascii="Calibri" w:hAnsi="Calibri" w:cs="Calibri"/>
                          <w:color w:val="000000"/>
                          <w:sz w:val="20"/>
                          <w:szCs w:val="20"/>
                        </w:rPr>
                        <w:t>Load Calculation</w:t>
                      </w:r>
                    </w:p>
                  </w:txbxContent>
                </v:textbox>
              </v:rect>
              <v:rect id="_x0000_s3474" style="position:absolute;left:1758;top:5181;width:950;height:481;mso-wrap-style:none" filled="f" stroked="f">
                <v:textbox style="mso-next-textbox:#_x0000_s3474;mso-fit-shape-to-text:t" inset="0,0,0,0">
                  <w:txbxContent>
                    <w:p w:rsidR="00735AFE" w:rsidRDefault="00735AFE">
                      <w:r>
                        <w:rPr>
                          <w:rFonts w:ascii="Calibri" w:hAnsi="Calibri" w:cs="Calibri"/>
                          <w:color w:val="000000"/>
                          <w:sz w:val="20"/>
                          <w:szCs w:val="20"/>
                        </w:rPr>
                        <w:t>End Marker</w:t>
                      </w:r>
                    </w:p>
                  </w:txbxContent>
                </v:textbox>
              </v:rect>
              <v:rect id="_x0000_s3475" style="position:absolute;left:2387;top:1180;width:2262;height:481;mso-wrap-style:none" filled="f" stroked="f">
                <v:textbox style="mso-next-textbox:#_x0000_s3475;mso-fit-shape-to-text:t" inset="0,0,0,0">
                  <w:txbxContent>
                    <w:p w:rsidR="00735AFE" w:rsidRDefault="00735AFE">
                      <w:r>
                        <w:rPr>
                          <w:rFonts w:ascii="Calibri" w:hAnsi="Calibri" w:cs="Calibri"/>
                          <w:color w:val="000000"/>
                          <w:sz w:val="20"/>
                          <w:szCs w:val="20"/>
                        </w:rPr>
                        <w:t xml:space="preserve">               For each marker do</w:t>
                      </w:r>
                    </w:p>
                  </w:txbxContent>
                </v:textbox>
              </v:rect>
              <v:line id="_x0000_s3476" style="position:absolute" from="1386,5156" to="3028,5157" strokeweight="0"/>
              <v:rect id="_x0000_s3477" style="position:absolute;left:1386;top:5156;width:1642;height:12" fillcolor="black" stroked="f"/>
              <v:line id="_x0000_s3478" style="position:absolute" from="1386,5412" to="3028,5413" strokeweight="0"/>
              <v:rect id="_x0000_s3479" style="position:absolute;left:1386;top:5412;width:1642;height:13" fillcolor="black" stroked="f"/>
              <v:line id="_x0000_s3480" style="position:absolute" from="3016,5168" to="3017,5425" strokeweight="0"/>
              <v:rect id="_x0000_s3481" style="position:absolute;left:3016;top:5168;width:12;height:257" fillcolor="black" stroked="f"/>
              <v:line id="_x0000_s3482" style="position:absolute" from="4658,5156" to="4659,5425" strokeweight="0"/>
              <v:rect id="_x0000_s3483" style="position:absolute;left:4658;top:5156;width:13;height:269" fillcolor="black" stroked="f"/>
              <v:line id="_x0000_s3484" style="position:absolute" from="3016,5669" to="3017,5938" strokeweight="0"/>
              <v:rect id="_x0000_s3485" style="position:absolute;left:3016;top:5669;width:12;height:269" fillcolor="black" stroked="f"/>
              <v:line id="_x0000_s3486" style="position:absolute" from="359,6182" to="3028,6183" strokeweight="0"/>
              <v:rect id="_x0000_s3487" style="position:absolute;left:359;top:6182;width:2669;height:12" fillcolor="black" stroked="f"/>
              <v:line id="_x0000_s3488" style="position:absolute" from="4658,5681" to="4659,5938" strokeweight="0"/>
              <v:rect id="_x0000_s3489" style="position:absolute;left:4658;top:5681;width:13;height:257" fillcolor="black" stroked="f"/>
              <v:line id="_x0000_s3490" style="position:absolute" from="359,7208" to="3028,7209" strokeweight="0"/>
              <v:rect id="_x0000_s3491" style="position:absolute;left:359;top:7208;width:2669;height:12" fillcolor="black" stroked="f"/>
              <v:line id="_x0000_s3492" style="position:absolute" from="2194,1039" to="2195,1565" strokeweight="0"/>
              <v:rect id="_x0000_s3493" style="position:absolute;left:2194;top:1039;width:13;height:526" fillcolor="black" stroked="f"/>
              <v:line id="_x0000_s3494" style="position:absolute" from="5479,1052" to="5480,1565" strokeweight="0"/>
              <v:rect id="_x0000_s3495" style="position:absolute;left:5479;top:1052;width:13;height:513" fillcolor="black" stroked="f"/>
              <v:line id="_x0000_s3496" style="position:absolute" from="3016,6194" to="3017,7220" strokeweight="0"/>
              <v:rect id="_x0000_s3497" style="position:absolute;left:3016;top:6194;width:12;height:1026" fillcolor="black" stroked="f"/>
              <v:line id="_x0000_s3498" style="position:absolute" from="4658,6182" to="4659,7220" strokeweight="0"/>
              <v:rect id="_x0000_s3499" style="position:absolute;left:4658;top:6182;width:13;height:1038" fillcolor="black" stroked="f"/>
              <v:rect id="_x0000_s3500" style="position:absolute;left:-13;top:257;width:26;height:12" fillcolor="#1f497d" stroked="f"/>
              <v:rect id="_x0000_s3501" style="position:absolute;left:-13;top:308;width:26;height:115" fillcolor="#1f497d" stroked="f"/>
              <v:rect id="_x0000_s3502" style="position:absolute;left:-13;top:462;width:26;height:115" fillcolor="#1f497d" stroked="f"/>
              <v:rect id="_x0000_s3503" style="position:absolute;left:-13;top:616;width:26;height:115" fillcolor="#1f497d" stroked="f"/>
              <v:rect id="_x0000_s3504" style="position:absolute;left:-13;top:770;width:26;height:115" fillcolor="#1f497d" stroked="f"/>
              <v:rect id="_x0000_s3505" style="position:absolute;left:-13;top:923;width:26;height:116" fillcolor="#1f497d" stroked="f"/>
              <v:rect id="_x0000_s3506" style="position:absolute;left:-13;top:1077;width:26;height:116" fillcolor="#1f497d" stroked="f"/>
              <v:rect id="_x0000_s3507" style="position:absolute;left:-13;top:1231;width:26;height:116" fillcolor="#1f497d" stroked="f"/>
              <v:rect id="_x0000_s3508" style="position:absolute;left:-13;top:1385;width:26;height:116" fillcolor="#1f497d" stroked="f"/>
              <v:rect id="_x0000_s3509" style="position:absolute;left:-13;top:1539;width:26;height:115" fillcolor="#1f497d" stroked="f"/>
              <v:rect id="_x0000_s3510" style="position:absolute;left:-13;top:1693;width:26;height:115" fillcolor="#1f497d" stroked="f"/>
              <v:rect id="_x0000_s3511" style="position:absolute;left:-13;top:1847;width:26;height:115" fillcolor="#1f497d" stroked="f"/>
              <v:rect id="_x0000_s3512" style="position:absolute;left:-13;top:2001;width:26;height:115" fillcolor="#1f497d" stroked="f"/>
              <v:rect id="_x0000_s3513" style="position:absolute;left:-13;top:2155;width:26;height:115" fillcolor="#1f497d" stroked="f"/>
              <v:rect id="_x0000_s3514" style="position:absolute;left:-13;top:2309;width:26;height:115" fillcolor="#1f497d" stroked="f"/>
              <v:rect id="_x0000_s3515" style="position:absolute;left:-13;top:2462;width:26;height:116" fillcolor="#1f497d" stroked="f"/>
              <v:rect id="_x0000_s3516" style="position:absolute;left:-13;top:2616;width:26;height:116" fillcolor="#1f497d" stroked="f"/>
              <v:rect id="_x0000_s3517" style="position:absolute;left:-13;top:2770;width:26;height:116" fillcolor="#1f497d" stroked="f"/>
              <v:rect id="_x0000_s3518" style="position:absolute;left:-13;top:2924;width:26;height:116" fillcolor="#1f497d" stroked="f"/>
              <v:rect id="_x0000_s3519" style="position:absolute;left:-13;top:3078;width:26;height:115" fillcolor="#1f497d" stroked="f"/>
              <v:rect id="_x0000_s3520" style="position:absolute;left:-13;top:3232;width:26;height:115" fillcolor="#1f497d" stroked="f"/>
              <v:rect id="_x0000_s3521" style="position:absolute;left:-13;top:3386;width:26;height:115" fillcolor="#1f497d" stroked="f"/>
              <v:rect id="_x0000_s3522" style="position:absolute;left:-13;top:3540;width:26;height:115" fillcolor="#1f497d" stroked="f"/>
              <v:rect id="_x0000_s3523" style="position:absolute;left:-13;top:3694;width:26;height:115" fillcolor="#1f497d" stroked="f"/>
              <v:rect id="_x0000_s3524" style="position:absolute;left:-13;top:3848;width:26;height:115" fillcolor="#1f497d" stroked="f"/>
              <v:rect id="_x0000_s3525" style="position:absolute;left:-13;top:4001;width:26;height:116" fillcolor="#1f497d" stroked="f"/>
              <v:rect id="_x0000_s3526" style="position:absolute;left:-13;top:4155;width:26;height:116" fillcolor="#1f497d" stroked="f"/>
              <v:rect id="_x0000_s3527" style="position:absolute;left:-13;top:4309;width:26;height:116" fillcolor="#1f497d" stroked="f"/>
              <v:rect id="_x0000_s3528" style="position:absolute;left:-13;top:4463;width:26;height:116" fillcolor="#1f497d" stroked="f"/>
              <v:rect id="_x0000_s3529" style="position:absolute;left:-13;top:4617;width:26;height:115" fillcolor="#1f497d" stroked="f"/>
              <v:rect id="_x0000_s3530" style="position:absolute;left:-13;top:4771;width:26;height:115" fillcolor="#1f497d" stroked="f"/>
              <v:rect id="_x0000_s3531" style="position:absolute;left:-13;top:4925;width:26;height:115" fillcolor="#1f497d" stroked="f"/>
              <v:rect id="_x0000_s3532" style="position:absolute;left:-13;top:5079;width:26;height:115" fillcolor="#1f497d" stroked="f"/>
              <v:rect id="_x0000_s3533" style="position:absolute;left:-13;top:5233;width:26;height:115" fillcolor="#1f497d" stroked="f"/>
              <v:rect id="_x0000_s3534" style="position:absolute;left:-13;top:5387;width:26;height:115" fillcolor="#1f497d" stroked="f"/>
              <v:rect id="_x0000_s3535" style="position:absolute;left:-13;top:5540;width:26;height:116" fillcolor="#1f497d" stroked="f"/>
              <v:rect id="_x0000_s3536" style="position:absolute;left:-13;top:5694;width:26;height:116" fillcolor="#1f497d" stroked="f"/>
              <v:rect id="_x0000_s3537" style="position:absolute;left:-13;top:5848;width:26;height:116" fillcolor="#1f497d" stroked="f"/>
              <v:rect id="_x0000_s3538" style="position:absolute;left:-13;top:6002;width:26;height:116" fillcolor="#1f497d" stroked="f"/>
              <v:rect id="_x0000_s3539" style="position:absolute;left:-13;top:6156;width:26;height:115" fillcolor="#1f497d" stroked="f"/>
              <v:rect id="_x0000_s3540" style="position:absolute;left:-13;top:6310;width:26;height:115" fillcolor="#1f497d" stroked="f"/>
              <v:rect id="_x0000_s3541" style="position:absolute;left:-13;top:6464;width:26;height:115" fillcolor="#1f497d" stroked="f"/>
              <v:rect id="_x0000_s3542" style="position:absolute;left:-13;top:6618;width:26;height:115" fillcolor="#1f497d" stroked="f"/>
              <v:rect id="_x0000_s3543" style="position:absolute;left:-13;top:6772;width:26;height:115" fillcolor="#1f497d" stroked="f"/>
              <v:rect id="_x0000_s3544" style="position:absolute;left:-13;top:6926;width:26;height:115" fillcolor="#1f497d" stroked="f"/>
              <v:rect id="_x0000_s3545" style="position:absolute;left:-13;top:7079;width:26;height:116" fillcolor="#1f497d" stroked="f"/>
              <v:rect id="_x0000_s3546" style="position:absolute;left:-13;top:7233;width:26;height:116" fillcolor="#1f497d" stroked="f"/>
              <v:rect id="_x0000_s3547" style="position:absolute;left:-13;top:7387;width:26;height:116" fillcolor="#1f497d" stroked="f"/>
              <v:rect id="_x0000_s3548" style="position:absolute;left:-13;top:7541;width:26;height:116" fillcolor="#1f497d" stroked="f"/>
              <v:rect id="_x0000_s3549" style="position:absolute;left:-13;top:7695;width:26;height:115" fillcolor="#1f497d" stroked="f"/>
              <v:rect id="_x0000_s3550" style="position:absolute;left:-13;top:7849;width:26;height:115" fillcolor="#1f497d" stroked="f"/>
              <v:rect id="_x0000_s3551" style="position:absolute;left:-13;top:8003;width:26;height:115" fillcolor="#1f497d" stroked="f"/>
              <v:rect id="_x0000_s3552" style="position:absolute;left:-13;top:8157;width:26;height:115" fillcolor="#1f497d" stroked="f"/>
              <v:rect id="_x0000_s3553" style="position:absolute;left:-13;top:8311;width:26;height:115" fillcolor="#1f497d" stroked="f"/>
              <v:rect id="_x0000_s3554" style="position:absolute;left:-13;top:8465;width:26;height:115" fillcolor="#1f497d" stroked="f"/>
              <v:rect id="_x0000_s3555" style="position:absolute;left:-13;top:8618;width:26;height:116" fillcolor="#1f497d" stroked="f"/>
              <v:rect id="_x0000_s3556" style="position:absolute;left:-13;top:8772;width:26;height:116" fillcolor="#1f497d" stroked="f"/>
              <v:rect id="_x0000_s3557" style="position:absolute;left:-13;top:8926;width:26;height:116" fillcolor="#1f497d" stroked="f"/>
              <v:rect id="_x0000_s3558" style="position:absolute;left:-13;top:9080;width:26;height:116" fillcolor="#1f497d" stroked="f"/>
              <v:rect id="_x0000_s3559" style="position:absolute;left:-13;top:9234;width:26;height:115" fillcolor="#1f497d" stroked="f"/>
              <v:rect id="_x0000_s3560" style="position:absolute;left:-13;top:9388;width:26;height:115" fillcolor="#1f497d" stroked="f"/>
              <v:rect id="_x0000_s3561" style="position:absolute;left:-13;top:9542;width:26;height:115" fillcolor="#1f497d" stroked="f"/>
              <v:rect id="_x0000_s3562" style="position:absolute;left:-13;top:9696;width:26;height:115" fillcolor="#1f497d" stroked="f"/>
              <v:rect id="_x0000_s3563" style="position:absolute;left:-13;top:9850;width:26;height:115" fillcolor="#1f497d" stroked="f"/>
              <v:rect id="_x0000_s3564" style="position:absolute;left:-13;top:10004;width:26;height:115" fillcolor="#1f497d" stroked="f"/>
              <v:rect id="_x0000_s3565" style="position:absolute;left:-13;top:10157;width:26;height:116" fillcolor="#1f497d" stroked="f"/>
              <v:rect id="_x0000_s3566" style="position:absolute;left:-13;top:10311;width:26;height:116" fillcolor="#1f497d" stroked="f"/>
              <v:rect id="_x0000_s3567" style="position:absolute;left:-13;top:10465;width:26;height:116" fillcolor="#1f497d" stroked="f"/>
              <v:rect id="_x0000_s3568" style="position:absolute;left:-13;top:10619;width:26;height:116" fillcolor="#1f497d" stroked="f"/>
              <v:rect id="_x0000_s3569" style="position:absolute;left:-13;top:10773;width:26;height:115" fillcolor="#1f497d" stroked="f"/>
              <v:rect id="_x0000_s3570" style="position:absolute;left:-13;top:10927;width:26;height:115" fillcolor="#1f497d" stroked="f"/>
              <v:rect id="_x0000_s3571" style="position:absolute;left:-13;top:11081;width:26;height:115" fillcolor="#1f497d" stroked="f"/>
              <v:rect id="_x0000_s3572" style="position:absolute;left:-13;top:11235;width:26;height:102" fillcolor="#1f497d" stroked="f"/>
              <v:rect id="_x0000_s3573" style="position:absolute;left:7802;top:308;width:26;height:115" fillcolor="#1f497d" stroked="f"/>
              <v:rect id="_x0000_s3574" style="position:absolute;left:7802;top:462;width:26;height:115" fillcolor="#1f497d" stroked="f"/>
              <v:rect id="_x0000_s3575" style="position:absolute;left:7802;top:616;width:26;height:115" fillcolor="#1f497d" stroked="f"/>
              <v:rect id="_x0000_s3576" style="position:absolute;left:7802;top:770;width:26;height:115" fillcolor="#1f497d" stroked="f"/>
              <v:rect id="_x0000_s3577" style="position:absolute;left:7802;top:923;width:26;height:116" fillcolor="#1f497d" stroked="f"/>
              <v:rect id="_x0000_s3578" style="position:absolute;left:7802;top:1077;width:26;height:116" fillcolor="#1f497d" stroked="f"/>
              <v:rect id="_x0000_s3579" style="position:absolute;left:7802;top:1231;width:26;height:116" fillcolor="#1f497d" stroked="f"/>
              <v:rect id="_x0000_s3580" style="position:absolute;left:7802;top:1385;width:26;height:116" fillcolor="#1f497d" stroked="f"/>
              <v:rect id="_x0000_s3581" style="position:absolute;left:7802;top:1539;width:26;height:115" fillcolor="#1f497d" stroked="f"/>
              <v:rect id="_x0000_s3582" style="position:absolute;left:7802;top:1693;width:26;height:115" fillcolor="#1f497d" stroked="f"/>
              <v:rect id="_x0000_s3583" style="position:absolute;left:7802;top:1847;width:26;height:115" fillcolor="#1f497d" stroked="f"/>
              <v:rect id="_x0000_s3584" style="position:absolute;left:7802;top:2001;width:26;height:115" fillcolor="#1f497d" stroked="f"/>
              <v:rect id="_x0000_s3585" style="position:absolute;left:7802;top:2155;width:26;height:115" fillcolor="#1f497d" stroked="f"/>
              <v:rect id="_x0000_s3586" style="position:absolute;left:7802;top:2309;width:26;height:115" fillcolor="#1f497d" stroked="f"/>
              <v:rect id="_x0000_s3587" style="position:absolute;left:7802;top:2462;width:26;height:116" fillcolor="#1f497d" stroked="f"/>
              <v:rect id="_x0000_s3588" style="position:absolute;left:7802;top:2616;width:26;height:116" fillcolor="#1f497d" stroked="f"/>
              <v:rect id="_x0000_s3589" style="position:absolute;left:7802;top:2770;width:26;height:116" fillcolor="#1f497d" stroked="f"/>
              <v:rect id="_x0000_s3590" style="position:absolute;left:7802;top:2924;width:26;height:116" fillcolor="#1f497d" stroked="f"/>
              <v:rect id="_x0000_s3591" style="position:absolute;left:7802;top:3078;width:26;height:115" fillcolor="#1f497d" stroked="f"/>
              <v:rect id="_x0000_s3592" style="position:absolute;left:7802;top:3232;width:26;height:115" fillcolor="#1f497d" stroked="f"/>
              <v:rect id="_x0000_s3593" style="position:absolute;left:7802;top:3386;width:26;height:115" fillcolor="#1f497d" stroked="f"/>
              <v:rect id="_x0000_s3594" style="position:absolute;left:7802;top:3540;width:26;height:115" fillcolor="#1f497d" stroked="f"/>
              <v:rect id="_x0000_s3595" style="position:absolute;left:7802;top:3694;width:26;height:115" fillcolor="#1f497d" stroked="f"/>
              <v:rect id="_x0000_s3596" style="position:absolute;left:7802;top:3848;width:26;height:115" fillcolor="#1f497d" stroked="f"/>
              <v:rect id="_x0000_s3597" style="position:absolute;left:7802;top:4001;width:26;height:116" fillcolor="#1f497d" stroked="f"/>
              <v:rect id="_x0000_s3598" style="position:absolute;left:7802;top:4155;width:26;height:116" fillcolor="#1f497d" stroked="f"/>
              <v:rect id="_x0000_s3599" style="position:absolute;left:7802;top:4309;width:26;height:116" fillcolor="#1f497d" stroked="f"/>
              <v:rect id="_x0000_s3600" style="position:absolute;left:7802;top:4463;width:26;height:116" fillcolor="#1f497d" stroked="f"/>
              <v:rect id="_x0000_s3601" style="position:absolute;left:7802;top:4617;width:26;height:115" fillcolor="#1f497d" stroked="f"/>
              <v:rect id="_x0000_s3602" style="position:absolute;left:7802;top:4771;width:26;height:115" fillcolor="#1f497d" stroked="f"/>
              <v:rect id="_x0000_s3603" style="position:absolute;left:7802;top:4925;width:26;height:115" fillcolor="#1f497d" stroked="f"/>
              <v:rect id="_x0000_s3604" style="position:absolute;left:7802;top:5079;width:26;height:115" fillcolor="#1f497d" stroked="f"/>
              <v:rect id="_x0000_s3605" style="position:absolute;left:7802;top:5233;width:26;height:115" fillcolor="#1f497d" stroked="f"/>
              <v:rect id="_x0000_s3606" style="position:absolute;left:7802;top:5387;width:26;height:115" fillcolor="#1f497d" stroked="f"/>
              <v:rect id="_x0000_s3607" style="position:absolute;left:7802;top:5540;width:26;height:116" fillcolor="#1f497d" stroked="f"/>
              <v:rect id="_x0000_s3608" style="position:absolute;left:7802;top:5694;width:26;height:116" fillcolor="#1f497d" stroked="f"/>
              <v:rect id="_x0000_s3609" style="position:absolute;left:7802;top:5848;width:26;height:116" fillcolor="#1f497d" stroked="f"/>
              <v:rect id="_x0000_s3610" style="position:absolute;left:7802;top:6002;width:26;height:116" fillcolor="#1f497d" stroked="f"/>
              <v:rect id="_x0000_s3611" style="position:absolute;left:7802;top:6156;width:26;height:115" fillcolor="#1f497d" stroked="f"/>
              <v:rect id="_x0000_s3612" style="position:absolute;left:7802;top:6310;width:26;height:115" fillcolor="#1f497d" stroked="f"/>
              <v:rect id="_x0000_s3613" style="position:absolute;left:7802;top:6464;width:26;height:115" fillcolor="#1f497d" stroked="f"/>
              <v:rect id="_x0000_s3614" style="position:absolute;left:7802;top:6618;width:26;height:115" fillcolor="#1f497d" stroked="f"/>
              <v:rect id="_x0000_s3615" style="position:absolute;left:7802;top:6772;width:26;height:115" fillcolor="#1f497d" stroked="f"/>
              <v:rect id="_x0000_s3616" style="position:absolute;left:7802;top:6926;width:26;height:115" fillcolor="#1f497d" stroked="f"/>
              <v:rect id="_x0000_s3617" style="position:absolute;left:7802;top:7079;width:26;height:116" fillcolor="#1f497d" stroked="f"/>
              <v:rect id="_x0000_s3618" style="position:absolute;left:7802;top:7233;width:26;height:116" fillcolor="#1f497d" stroked="f"/>
              <v:rect id="_x0000_s3619" style="position:absolute;left:7802;top:7387;width:26;height:116" fillcolor="#1f497d" stroked="f"/>
              <v:rect id="_x0000_s3620" style="position:absolute;left:7802;top:7541;width:26;height:116" fillcolor="#1f497d" stroked="f"/>
              <v:rect id="_x0000_s3621" style="position:absolute;left:7802;top:7695;width:26;height:115" fillcolor="#1f497d" stroked="f"/>
              <v:rect id="_x0000_s3622" style="position:absolute;left:7802;top:7849;width:26;height:115" fillcolor="#1f497d" stroked="f"/>
              <v:rect id="_x0000_s3623" style="position:absolute;left:7802;top:8003;width:26;height:115" fillcolor="#1f497d" stroked="f"/>
              <v:rect id="_x0000_s3624" style="position:absolute;left:7802;top:8157;width:26;height:115" fillcolor="#1f497d" stroked="f"/>
              <v:rect id="_x0000_s3625" style="position:absolute;left:7802;top:8311;width:26;height:115" fillcolor="#1f497d" stroked="f"/>
              <v:rect id="_x0000_s3626" style="position:absolute;left:7802;top:8465;width:26;height:115" fillcolor="#1f497d" stroked="f"/>
              <v:rect id="_x0000_s3627" style="position:absolute;left:7802;top:8618;width:26;height:116" fillcolor="#1f497d" stroked="f"/>
              <v:rect id="_x0000_s3628" style="position:absolute;left:7802;top:8772;width:26;height:116" fillcolor="#1f497d" stroked="f"/>
              <v:rect id="_x0000_s3629" style="position:absolute;left:7802;top:8926;width:26;height:116" fillcolor="#1f497d" stroked="f"/>
              <v:rect id="_x0000_s3630" style="position:absolute;left:7802;top:9080;width:26;height:116" fillcolor="#1f497d" stroked="f"/>
              <v:rect id="_x0000_s3631" style="position:absolute;left:7802;top:9234;width:26;height:115" fillcolor="#1f497d" stroked="f"/>
              <v:rect id="_x0000_s3632" style="position:absolute;left:7802;top:9388;width:26;height:115" fillcolor="#1f497d" stroked="f"/>
              <v:rect id="_x0000_s3633" style="position:absolute;left:7802;top:9542;width:26;height:115" fillcolor="#1f497d" stroked="f"/>
              <v:rect id="_x0000_s3634" style="position:absolute;left:7802;top:9696;width:26;height:115" fillcolor="#1f497d" stroked="f"/>
              <v:rect id="_x0000_s3635" style="position:absolute;left:7802;top:9850;width:26;height:115" fillcolor="#1f497d" stroked="f"/>
              <v:rect id="_x0000_s3636" style="position:absolute;left:7802;top:10004;width:26;height:115" fillcolor="#1f497d" stroked="f"/>
              <v:rect id="_x0000_s3637" style="position:absolute;left:7802;top:10157;width:26;height:116" fillcolor="#1f497d" stroked="f"/>
              <v:rect id="_x0000_s3638" style="position:absolute;left:7802;top:10311;width:26;height:116" fillcolor="#1f497d" stroked="f"/>
              <v:rect id="_x0000_s3639" style="position:absolute;left:7802;top:10465;width:26;height:116" fillcolor="#1f497d" stroked="f"/>
              <v:rect id="_x0000_s3640" style="position:absolute;left:7802;top:10619;width:26;height:116" fillcolor="#1f497d" stroked="f"/>
              <v:rect id="_x0000_s3641" style="position:absolute;left:7802;top:10773;width:26;height:115" fillcolor="#1f497d" stroked="f"/>
              <v:rect id="_x0000_s3642" style="position:absolute;left:7802;top:10927;width:26;height:115" fillcolor="#1f497d" stroked="f"/>
              <v:rect id="_x0000_s3643" style="position:absolute;left:7802;top:11081;width:26;height:115" fillcolor="#1f497d" stroked="f"/>
              <v:rect id="_x0000_s3644" style="position:absolute;left:7802;top:11235;width:26;height:102" fillcolor="#1f497d" stroked="f"/>
              <v:line id="_x0000_s3645" style="position:absolute" from="2194,7464" to="2195,8247" strokeweight="0"/>
              <v:rect id="_x0000_s3646" style="position:absolute;left:2194;top:7464;width:13;height:783" fillcolor="black" stroked="f"/>
              <v:line id="_x0000_s3647" style="position:absolute" from="5479,7477" to="5480,8247" strokeweight="0"/>
              <v:rect id="_x0000_s3648" style="position:absolute;left:5479;top:7477;width:13;height:770" fillcolor="black" stroked="f"/>
              <v:line id="_x0000_s3649" style="position:absolute" from="1373,5156" to="1374,5425" strokeweight="0"/>
              <v:rect id="_x0000_s3650" style="position:absolute;left:1373;top:5156;width:13;height:269" fillcolor="black" stroked="f"/>
              <v:line id="_x0000_s3651" style="position:absolute" from="3016,10542" to="3017,11068" strokeweight="0"/>
              <v:rect id="_x0000_s3652" style="position:absolute;left:3016;top:10542;width:12;height:526" fillcolor="black" stroked="f"/>
            </v:group>
            <v:line id="_x0000_s3654" style="position:absolute" from="4658,10555" to="4659,11068" strokeweight="0"/>
            <v:rect id="_x0000_s3655" style="position:absolute;left:4658;top:10555;width:13;height:513" fillcolor="black" stroked="f"/>
            <v:line id="_x0000_s3656" style="position:absolute" from="6301,5168" to="6302,5425" strokeweight="0"/>
            <v:rect id="_x0000_s3657" style="position:absolute;left:6301;top:5168;width:13;height:257" fillcolor="black" stroked="f"/>
            <v:line id="_x0000_s3658" style="position:absolute" from="346,6182" to="347,7220" strokeweight="0"/>
            <v:rect id="_x0000_s3659" style="position:absolute;left:346;top:6182;width:13;height:1038" fillcolor="black" stroked="f"/>
            <v:line id="_x0000_s3660" style="position:absolute" from="7122,6194" to="7123,7220" strokeweight="0"/>
            <v:rect id="_x0000_s3661" style="position:absolute;left:7122;top:6194;width:13;height:1026" fillcolor="black" stroked="f"/>
            <v:rect id="_x0000_s3662" style="position:absolute;left:13;top:257;width:102;height:25" fillcolor="#1f497d" stroked="f"/>
            <v:rect id="_x0000_s3663" style="position:absolute;left:154;top:257;width:115;height:25" fillcolor="#1f497d" stroked="f"/>
            <v:rect id="_x0000_s3664" style="position:absolute;left:308;top:257;width:115;height:25" fillcolor="#1f497d" stroked="f"/>
            <v:rect id="_x0000_s3665" style="position:absolute;left:462;top:257;width:115;height:25" fillcolor="#1f497d" stroked="f"/>
            <v:rect id="_x0000_s3666" style="position:absolute;left:616;top:257;width:115;height:25" fillcolor="#1f497d" stroked="f"/>
            <v:rect id="_x0000_s3667" style="position:absolute;left:770;top:257;width:115;height:25" fillcolor="#1f497d" stroked="f"/>
            <v:rect id="_x0000_s3668" style="position:absolute;left:924;top:257;width:115;height:25" fillcolor="#1f497d" stroked="f"/>
            <v:rect id="_x0000_s3669" style="position:absolute;left:1078;top:257;width:115;height:25" fillcolor="#1f497d" stroked="f"/>
            <v:rect id="_x0000_s3670" style="position:absolute;left:1232;top:257;width:115;height:25" fillcolor="#1f497d" stroked="f"/>
            <v:rect id="_x0000_s3671" style="position:absolute;left:1386;top:257;width:115;height:25" fillcolor="#1f497d" stroked="f"/>
            <v:rect id="_x0000_s3672" style="position:absolute;left:1540;top:257;width:115;height:25" fillcolor="#1f497d" stroked="f"/>
            <v:rect id="_x0000_s3673" style="position:absolute;left:1694;top:257;width:115;height:25" fillcolor="#1f497d" stroked="f"/>
            <v:rect id="_x0000_s3674" style="position:absolute;left:1848;top:257;width:115;height:25" fillcolor="#1f497d" stroked="f"/>
            <v:rect id="_x0000_s3675" style="position:absolute;left:2002;top:257;width:115;height:25" fillcolor="#1f497d" stroked="f"/>
            <v:rect id="_x0000_s3676" style="position:absolute;left:2156;top:257;width:115;height:25" fillcolor="#1f497d" stroked="f"/>
            <v:rect id="_x0000_s3677" style="position:absolute;left:2310;top:257;width:115;height:25" fillcolor="#1f497d" stroked="f"/>
            <v:rect id="_x0000_s3678" style="position:absolute;left:2464;top:257;width:115;height:25" fillcolor="#1f497d" stroked="f"/>
            <v:rect id="_x0000_s3679" style="position:absolute;left:2618;top:257;width:115;height:25" fillcolor="#1f497d" stroked="f"/>
            <v:rect id="_x0000_s3680" style="position:absolute;left:2772;top:257;width:115;height:25" fillcolor="#1f497d" stroked="f"/>
            <v:rect id="_x0000_s3681" style="position:absolute;left:2926;top:257;width:115;height:25" fillcolor="#1f497d" stroked="f"/>
            <v:rect id="_x0000_s3682" style="position:absolute;left:3080;top:257;width:115;height:25" fillcolor="#1f497d" stroked="f"/>
            <v:rect id="_x0000_s3683" style="position:absolute;left:3234;top:257;width:115;height:25" fillcolor="#1f497d" stroked="f"/>
            <v:rect id="_x0000_s3684" style="position:absolute;left:3388;top:257;width:115;height:25" fillcolor="#1f497d" stroked="f"/>
            <v:rect id="_x0000_s3685" style="position:absolute;left:3542;top:257;width:115;height:25" fillcolor="#1f497d" stroked="f"/>
            <v:rect id="_x0000_s3686" style="position:absolute;left:3696;top:257;width:115;height:25" fillcolor="#1f497d" stroked="f"/>
            <v:rect id="_x0000_s3687" style="position:absolute;left:3850;top:257;width:115;height:25" fillcolor="#1f497d" stroked="f"/>
            <v:rect id="_x0000_s3688" style="position:absolute;left:4004;top:257;width:115;height:25" fillcolor="#1f497d" stroked="f"/>
            <v:rect id="_x0000_s3689" style="position:absolute;left:4158;top:257;width:115;height:25" fillcolor="#1f497d" stroked="f"/>
            <v:rect id="_x0000_s3690" style="position:absolute;left:4312;top:257;width:115;height:25" fillcolor="#1f497d" stroked="f"/>
            <v:rect id="_x0000_s3691" style="position:absolute;left:4466;top:257;width:115;height:25" fillcolor="#1f497d" stroked="f"/>
            <v:rect id="_x0000_s3692" style="position:absolute;left:4620;top:257;width:115;height:25" fillcolor="#1f497d" stroked="f"/>
            <v:rect id="_x0000_s3693" style="position:absolute;left:4774;top:257;width:115;height:25" fillcolor="#1f497d" stroked="f"/>
            <v:rect id="_x0000_s3694" style="position:absolute;left:4928;top:257;width:115;height:25" fillcolor="#1f497d" stroked="f"/>
            <v:rect id="_x0000_s3695" style="position:absolute;left:5082;top:257;width:115;height:25" fillcolor="#1f497d" stroked="f"/>
            <v:rect id="_x0000_s3696" style="position:absolute;left:5236;top:257;width:115;height:25" fillcolor="#1f497d" stroked="f"/>
            <v:rect id="_x0000_s3697" style="position:absolute;left:5390;top:257;width:115;height:25" fillcolor="#1f497d" stroked="f"/>
            <v:rect id="_x0000_s3698" style="position:absolute;left:5544;top:257;width:115;height:25" fillcolor="#1f497d" stroked="f"/>
            <v:rect id="_x0000_s3699" style="position:absolute;left:5698;top:257;width:115;height:25" fillcolor="#1f497d" stroked="f"/>
            <v:rect id="_x0000_s3700" style="position:absolute;left:5852;top:257;width:115;height:25" fillcolor="#1f497d" stroked="f"/>
            <v:rect id="_x0000_s3701" style="position:absolute;left:6006;top:257;width:115;height:25" fillcolor="#1f497d" stroked="f"/>
            <v:rect id="_x0000_s3702" style="position:absolute;left:6160;top:257;width:115;height:25" fillcolor="#1f497d" stroked="f"/>
            <v:rect id="_x0000_s3703" style="position:absolute;left:6314;top:257;width:115;height:25" fillcolor="#1f497d" stroked="f"/>
            <v:rect id="_x0000_s3704" style="position:absolute;left:6468;top:257;width:115;height:25" fillcolor="#1f497d" stroked="f"/>
            <v:rect id="_x0000_s3705" style="position:absolute;left:6622;top:257;width:115;height:25" fillcolor="#1f497d" stroked="f"/>
            <v:rect id="_x0000_s3706" style="position:absolute;left:6776;top:257;width:115;height:25" fillcolor="#1f497d" stroked="f"/>
            <v:rect id="_x0000_s3707" style="position:absolute;left:6930;top:257;width:115;height:25" fillcolor="#1f497d" stroked="f"/>
            <v:rect id="_x0000_s3708" style="position:absolute;left:7084;top:257;width:115;height:25" fillcolor="#1f497d" stroked="f"/>
            <v:rect id="_x0000_s3709" style="position:absolute;left:7238;top:257;width:115;height:25" fillcolor="#1f497d" stroked="f"/>
            <v:rect id="_x0000_s3710" style="position:absolute;left:7392;top:257;width:115;height:25" fillcolor="#1f497d" stroked="f"/>
            <v:rect id="_x0000_s3711" style="position:absolute;left:7546;top:257;width:115;height:25" fillcolor="#1f497d" stroked="f"/>
            <v:rect id="_x0000_s3712" style="position:absolute;left:7700;top:257;width:115;height:25" fillcolor="#1f497d" stroked="f"/>
            <v:line id="_x0000_s3713" style="position:absolute" from="2207,1039" to="5492,1040" strokeweight="0"/>
            <v:rect id="_x0000_s3714" style="position:absolute;left:2207;top:1039;width:3285;height:13" fillcolor="black" stroked="f"/>
            <v:line id="_x0000_s3715" style="position:absolute" from="2207,1552" to="5492,1553" strokeweight="0"/>
            <v:rect id="_x0000_s3716" style="position:absolute;left:2207;top:1552;width:3285;height:13" fillcolor="black" stroked="f"/>
            <v:line id="_x0000_s3717" style="position:absolute" from="4671,5156" to="6314,5157" strokeweight="0"/>
            <v:rect id="_x0000_s3718" style="position:absolute;left:4671;top:5156;width:1643;height:12" fillcolor="black" stroked="f"/>
            <v:line id="_x0000_s3719" style="position:absolute" from="4671,5412" to="6314,5413" strokeweight="0"/>
            <v:rect id="_x0000_s3720" style="position:absolute;left:4671;top:5412;width:1643;height:13" fillcolor="black" stroked="f"/>
            <v:line id="_x0000_s3721" style="position:absolute" from="3028,5669" to="4671,5670" strokeweight="0"/>
            <v:rect id="_x0000_s3722" style="position:absolute;left:3028;top:5669;width:1643;height:12" fillcolor="black" stroked="f"/>
            <v:line id="_x0000_s3723" style="position:absolute" from="3028,5925" to="4671,5926" strokeweight="0"/>
            <v:rect id="_x0000_s3724" style="position:absolute;left:3028;top:5925;width:1643;height:13" fillcolor="black" stroked="f"/>
            <v:line id="_x0000_s3725" style="position:absolute" from="4671,6182" to="7135,6183" strokeweight="0"/>
            <v:rect id="_x0000_s3726" style="position:absolute;left:4671;top:6182;width:2464;height:12" fillcolor="black" stroked="f"/>
            <v:line id="_x0000_s3727" style="position:absolute" from="4671,7208" to="7135,7209" strokeweight="0"/>
            <v:rect id="_x0000_s3728" style="position:absolute;left:4671;top:7208;width:2464;height:12" fillcolor="black" stroked="f"/>
            <v:line id="_x0000_s3729" style="position:absolute" from="2207,7464" to="5492,7465" strokeweight="0"/>
            <v:rect id="_x0000_s3730" style="position:absolute;left:2207;top:7464;width:3285;height:13" fillcolor="black" stroked="f"/>
            <v:line id="_x0000_s3731" style="position:absolute" from="2207,8234" to="5492,8235" strokeweight="0"/>
            <v:rect id="_x0000_s3732" style="position:absolute;left:2207;top:8234;width:3285;height:13" fillcolor="black" stroked="f"/>
            <v:line id="_x0000_s3733" style="position:absolute" from="3028,10542" to="4671,10543" strokeweight="0"/>
            <v:rect id="_x0000_s3734" style="position:absolute;left:3028;top:10542;width:1643;height:13" fillcolor="black" stroked="f"/>
            <v:line id="_x0000_s3735" style="position:absolute" from="3028,11055" to="4671,11056" strokeweight="0"/>
            <v:rect id="_x0000_s3736" style="position:absolute;left:3028;top:11055;width:1643;height:13" fillcolor="black" stroked="f"/>
            <v:rect id="_x0000_s3737" style="position:absolute;left:13;top:11312;width:102;height:25" fillcolor="#1f497d" stroked="f"/>
            <v:rect id="_x0000_s3738" style="position:absolute;left:154;top:11312;width:115;height:25" fillcolor="#1f497d" stroked="f"/>
            <v:rect id="_x0000_s3739" style="position:absolute;left:308;top:11312;width:115;height:25" fillcolor="#1f497d" stroked="f"/>
            <v:rect id="_x0000_s3740" style="position:absolute;left:462;top:11312;width:115;height:25" fillcolor="#1f497d" stroked="f"/>
            <v:rect id="_x0000_s3741" style="position:absolute;left:616;top:11312;width:115;height:25" fillcolor="#1f497d" stroked="f"/>
            <v:rect id="_x0000_s3742" style="position:absolute;left:770;top:11312;width:115;height:25" fillcolor="#1f497d" stroked="f"/>
            <v:rect id="_x0000_s3743" style="position:absolute;left:924;top:11312;width:115;height:25" fillcolor="#1f497d" stroked="f"/>
            <v:rect id="_x0000_s3744" style="position:absolute;left:1078;top:11312;width:115;height:25" fillcolor="#1f497d" stroked="f"/>
            <v:rect id="_x0000_s3745" style="position:absolute;left:1232;top:11312;width:115;height:25" fillcolor="#1f497d" stroked="f"/>
            <v:rect id="_x0000_s3746" style="position:absolute;left:1386;top:11312;width:115;height:25" fillcolor="#1f497d" stroked="f"/>
            <v:rect id="_x0000_s3747" style="position:absolute;left:1540;top:11312;width:115;height:25" fillcolor="#1f497d" stroked="f"/>
            <v:rect id="_x0000_s3748" style="position:absolute;left:1694;top:11312;width:115;height:25" fillcolor="#1f497d" stroked="f"/>
            <v:rect id="_x0000_s3749" style="position:absolute;left:1848;top:11312;width:115;height:25" fillcolor="#1f497d" stroked="f"/>
            <v:rect id="_x0000_s3750" style="position:absolute;left:2002;top:11312;width:115;height:25" fillcolor="#1f497d" stroked="f"/>
            <v:rect id="_x0000_s3751" style="position:absolute;left:2156;top:11312;width:115;height:25" fillcolor="#1f497d" stroked="f"/>
            <v:rect id="_x0000_s3752" style="position:absolute;left:2310;top:11312;width:115;height:25" fillcolor="#1f497d" stroked="f"/>
            <v:rect id="_x0000_s3753" style="position:absolute;left:2464;top:11312;width:115;height:25" fillcolor="#1f497d" stroked="f"/>
            <v:rect id="_x0000_s3754" style="position:absolute;left:2618;top:11312;width:115;height:25" fillcolor="#1f497d" stroked="f"/>
            <v:rect id="_x0000_s3755" style="position:absolute;left:2772;top:11312;width:115;height:25" fillcolor="#1f497d" stroked="f"/>
            <v:rect id="_x0000_s3756" style="position:absolute;left:2926;top:11312;width:115;height:25" fillcolor="#1f497d" stroked="f"/>
            <v:rect id="_x0000_s3757" style="position:absolute;left:3080;top:11312;width:115;height:25" fillcolor="#1f497d" stroked="f"/>
            <v:rect id="_x0000_s3758" style="position:absolute;left:3234;top:11312;width:115;height:25" fillcolor="#1f497d" stroked="f"/>
            <v:rect id="_x0000_s3759" style="position:absolute;left:3388;top:11312;width:115;height:25" fillcolor="#1f497d" stroked="f"/>
            <v:rect id="_x0000_s3760" style="position:absolute;left:3542;top:11312;width:115;height:25" fillcolor="#1f497d" stroked="f"/>
            <v:rect id="_x0000_s3761" style="position:absolute;left:3696;top:11312;width:115;height:25" fillcolor="#1f497d" stroked="f"/>
            <v:rect id="_x0000_s3762" style="position:absolute;left:3850;top:11312;width:115;height:25" fillcolor="#1f497d" stroked="f"/>
            <v:rect id="_x0000_s3763" style="position:absolute;left:4004;top:11312;width:115;height:25" fillcolor="#1f497d" stroked="f"/>
            <v:rect id="_x0000_s3764" style="position:absolute;left:4158;top:11312;width:115;height:25" fillcolor="#1f497d" stroked="f"/>
            <v:rect id="_x0000_s3765" style="position:absolute;left:4312;top:11312;width:115;height:25" fillcolor="#1f497d" stroked="f"/>
            <v:rect id="_x0000_s3766" style="position:absolute;left:4466;top:11312;width:115;height:25" fillcolor="#1f497d" stroked="f"/>
            <v:rect id="_x0000_s3767" style="position:absolute;left:4620;top:11312;width:115;height:25" fillcolor="#1f497d" stroked="f"/>
            <v:rect id="_x0000_s3768" style="position:absolute;left:4774;top:11312;width:115;height:25" fillcolor="#1f497d" stroked="f"/>
            <v:rect id="_x0000_s3769" style="position:absolute;left:4928;top:11312;width:115;height:25" fillcolor="#1f497d" stroked="f"/>
            <v:rect id="_x0000_s3770" style="position:absolute;left:5082;top:11312;width:115;height:25" fillcolor="#1f497d" stroked="f"/>
            <v:rect id="_x0000_s3771" style="position:absolute;left:5236;top:11312;width:115;height:25" fillcolor="#1f497d" stroked="f"/>
            <v:rect id="_x0000_s3772" style="position:absolute;left:5390;top:11312;width:115;height:25" fillcolor="#1f497d" stroked="f"/>
            <v:rect id="_x0000_s3773" style="position:absolute;left:5544;top:11312;width:115;height:25" fillcolor="#1f497d" stroked="f"/>
            <v:rect id="_x0000_s3774" style="position:absolute;left:5698;top:11312;width:115;height:25" fillcolor="#1f497d" stroked="f"/>
            <v:rect id="_x0000_s3775" style="position:absolute;left:5852;top:11312;width:115;height:25" fillcolor="#1f497d" stroked="f"/>
            <v:rect id="_x0000_s3776" style="position:absolute;left:6006;top:11312;width:115;height:25" fillcolor="#1f497d" stroked="f"/>
            <v:rect id="_x0000_s3777" style="position:absolute;left:6160;top:11312;width:115;height:25" fillcolor="#1f497d" stroked="f"/>
            <v:rect id="_x0000_s3778" style="position:absolute;left:6314;top:11312;width:115;height:25" fillcolor="#1f497d" stroked="f"/>
            <v:rect id="_x0000_s3779" style="position:absolute;left:6468;top:11312;width:115;height:25" fillcolor="#1f497d" stroked="f"/>
            <v:rect id="_x0000_s3780" style="position:absolute;left:6622;top:11312;width:115;height:25" fillcolor="#1f497d" stroked="f"/>
            <v:rect id="_x0000_s3781" style="position:absolute;left:6776;top:11312;width:115;height:25" fillcolor="#1f497d" stroked="f"/>
            <v:rect id="_x0000_s3782" style="position:absolute;left:6930;top:11312;width:115;height:25" fillcolor="#1f497d" stroked="f"/>
            <v:rect id="_x0000_s3783" style="position:absolute;left:7084;top:11312;width:115;height:25" fillcolor="#1f497d" stroked="f"/>
            <v:rect id="_x0000_s3784" style="position:absolute;left:7238;top:11312;width:115;height:25" fillcolor="#1f497d" stroked="f"/>
            <v:rect id="_x0000_s3785" style="position:absolute;left:7392;top:11312;width:115;height:25" fillcolor="#1f497d" stroked="f"/>
            <v:rect id="_x0000_s3786" style="position:absolute;left:7546;top:11312;width:115;height:25" fillcolor="#1f497d" stroked="f"/>
            <v:rect id="_x0000_s3787" style="position:absolute;left:7700;top:11312;width:115;height:25" fillcolor="#1f497d" stroked="f"/>
            <v:shape id="_x0000_s3788" style="position:absolute;left:3774;top:1552;width:134;height:448" coordsize="167,559" path="m86,r7,543l77,543,70,1,86,xm165,418l85,559,2,420hdc,416,1,411,5,409v3,-2,8,-1,11,3hal92,539r-14,l151,410hdc153,406,158,405,162,407v4,2,5,7,3,11haxe" fillcolor="#4a7ebb" strokecolor="#4a7ebb" strokeweight=".05pt">
              <v:path arrowok="t"/>
              <o:lock v:ext="edit" verticies="t"/>
            </v:shape>
            <v:shape id="_x0000_s3789" style="position:absolute;left:3837;top:1742;width:2797;height:134" coordsize="3488,168" path="m3488,107l16,92r,-16l3488,91r,16xm140,166l,83,141,2hdc145,,150,2,152,5v2,4,1,9,-3,11hal20,90r,-13l148,152hdc152,154,153,159,151,163v-2,4,-7,5,-11,3haxe" fillcolor="#4a7ebb" strokecolor="#4a7ebb" strokeweight=".05pt">
              <v:path arrowok="t"/>
              <o:lock v:ext="edit" verticies="t"/>
            </v:shape>
            <v:shape id="_x0000_s3790" style="position:absolute;left:2753;top:3867;width:2155;height:514" coordsize="2688,641" path="m7,328hdc3,327,,324,,320v,-3,3,-6,7,-7hal1343,1hdc1344,,1345,,1346,1hal2682,313hdc2686,314,2688,317,2688,320v,4,-2,7,-6,8hal1346,640hdc1345,641,1344,641,1343,640hal7,328hdxm1346,625hal1343,625,2679,313r,15l1343,16r3,l10,328r,-15l1346,625hdxe" fillcolor="black" strokeweight=".05pt">
              <v:path arrowok="t"/>
              <o:lock v:ext="edit" verticies="t"/>
            </v:shape>
            <v:rect id="_x0000_s3791" style="position:absolute;left:3311;top:4011;width:1086;height:481;mso-wrap-style:none" filled="f" stroked="f">
              <v:textbox style="mso-next-textbox:#_x0000_s3791;mso-fit-shape-to-text:t" inset="0,0,0,0">
                <w:txbxContent>
                  <w:p w:rsidR="00735AFE" w:rsidRDefault="00735AFE">
                    <w:proofErr w:type="gramStart"/>
                    <w:r>
                      <w:rPr>
                        <w:rFonts w:ascii="Calibri" w:hAnsi="Calibri" w:cs="Calibri"/>
                        <w:color w:val="000000"/>
                        <w:sz w:val="20"/>
                        <w:szCs w:val="20"/>
                      </w:rPr>
                      <w:t>marker</w:t>
                    </w:r>
                    <w:proofErr w:type="gramEnd"/>
                    <w:r>
                      <w:rPr>
                        <w:rFonts w:ascii="Calibri" w:hAnsi="Calibri" w:cs="Calibri"/>
                        <w:color w:val="000000"/>
                        <w:sz w:val="20"/>
                        <w:szCs w:val="20"/>
                      </w:rPr>
                      <w:t xml:space="preserve"> type? </w:t>
                    </w:r>
                  </w:p>
                </w:txbxContent>
              </v:textbox>
            </v:rect>
            <v:rect id="_x0000_s3792" style="position:absolute;left:3831;top:4386;width:12;height:513" fillcolor="#4a7ebb" strokecolor="#4a7ebb" strokeweight=".05pt">
              <v:stroke joinstyle="round"/>
            </v:rect>
            <v:rect id="_x0000_s3793" style="position:absolute;left:2194;top:4893;width:1643;height:13" fillcolor="#4a7ebb" strokecolor="#4a7ebb" strokeweight=".05pt">
              <v:stroke joinstyle="round"/>
            </v:rect>
            <v:rect id="_x0000_s3794" style="position:absolute;left:3837;top:4893;width:1642;height:13" fillcolor="#4a7ebb" strokecolor="#4a7ebb" strokeweight=".05pt">
              <v:stroke joinstyle="round"/>
            </v:rect>
            <v:shape id="_x0000_s3795" style="position:absolute;left:2129;top:4899;width:134;height:257" coordsize="168,320" path="m93,1l91,305r-16,l77,,93,1xm165,181l82,320,2,180hdc,176,1,171,5,169v4,-2,9,-1,11,3hal90,301r-14,l152,173hdc154,169,159,168,162,170v4,2,6,7,3,11haxe" fillcolor="#4a7ebb" strokecolor="#4a7ebb" strokeweight=".05pt">
              <v:path arrowok="t"/>
              <o:lock v:ext="edit" verticies="t"/>
            </v:shape>
            <v:shape id="_x0000_s3796" style="position:absolute;left:3770;top:4899;width:135;height:770" coordsize="168,960" path="m94,l92,945r-17,l78,,94,xm166,821l83,960,2,820hdc,816,1,812,5,809v4,-2,9,-1,11,3hal90,941r-13,l152,813hdc154,809,159,808,163,810v3,2,5,7,3,11haxe" fillcolor="#4a7ebb" strokecolor="#4a7ebb" strokeweight=".05pt">
              <v:path arrowok="t"/>
              <o:lock v:ext="edit" verticies="t"/>
            </v:shape>
            <v:shape id="_x0000_s3797" style="position:absolute;left:5414;top:4899;width:134;height:257" coordsize="168,320" path="m93,1l91,305r-16,l77,,93,1xm165,181l82,320,2,180hdc,176,1,171,5,169v4,-2,9,-1,11,3hal90,301r-14,l152,173hdc154,169,159,168,162,170v4,2,6,7,3,11haxe" fillcolor="#4a7ebb" strokecolor="#4a7ebb" strokeweight=".05pt">
              <v:path arrowok="t"/>
              <o:lock v:ext="edit" verticies="t"/>
            </v:shape>
            <v:shape id="_x0000_s3798" style="position:absolute;left:2128;top:5412;width:135;height:770" coordsize="168,960" path="m94,l92,945r-17,l78,,94,xm166,821l83,960,2,820hdc,816,1,812,5,809v4,-2,9,-1,11,3hal90,941r-13,l152,813hdc154,809,159,808,163,810v3,2,5,7,3,11haxe" fillcolor="#4a7ebb" strokecolor="#4a7ebb" strokeweight=".05pt">
              <v:path arrowok="t"/>
              <o:lock v:ext="edit" verticies="t"/>
            </v:shape>
            <v:shape id="_x0000_s3799" style="position:absolute;left:3770;top:5925;width:135;height:1539" coordsize="168,1920" path="m94,l91,1905r-16,l78,,94,xm165,1781l83,1920,2,1780hdc,1777,1,1772,5,1769v4,-2,9,,11,3hal90,1901r-13,l151,1773hdc154,1769,159,1767,162,1770v4,2,6,7,3,11haxe" fillcolor="#4a7ebb" strokecolor="#4a7ebb" strokeweight=".05pt">
              <v:path arrowok="t"/>
              <o:lock v:ext="edit" verticies="t"/>
            </v:shape>
            <v:shape id="_x0000_s3800" style="position:absolute;left:5413;top:5412;width:135;height:770" coordsize="168,960" path="m94,l92,945r-17,l78,,94,xm166,821l83,960,2,820hdc,816,1,812,5,809v4,-2,9,-1,11,3hal90,941r-13,l152,813hdc154,809,159,808,163,810v3,2,5,7,3,11haxe" fillcolor="#4a7ebb" strokecolor="#4a7ebb" strokeweight=".05pt">
              <v:path arrowok="t"/>
              <o:lock v:ext="edit" verticies="t"/>
            </v:shape>
            <v:shape id="_x0000_s3801" style="position:absolute;left:2175;top:1994;width:3337;height:1438" coordsize="4160,1793" path="m5,904hdc2,903,,900,,896v,-3,2,-6,5,-7hal2077,1hdc2079,,2082,,2084,1hal4156,889hdc4159,890,4160,893,4160,896v,4,-1,7,-4,8hal2084,1792hdc2082,1793,2079,1793,2077,1792hal5,904hdxm2084,1777hal2077,1777,4149,889r,15l2077,16r7,l12,904r,-15l2084,1777hdxe" fillcolor="black" strokeweight=".05pt">
              <v:path arrowok="t"/>
              <o:lock v:ext="edit" verticies="t"/>
            </v:shape>
            <v:rect id="_x0000_s3802" style="position:absolute;left:3115;top:2368;width:1514;height:481;mso-wrap-style:none" filled="f" stroked="f">
              <v:textbox style="mso-next-textbox:#_x0000_s3802;mso-fit-shape-to-text:t" inset="0,0,0,0">
                <w:txbxContent>
                  <w:p w:rsidR="00735AFE" w:rsidRDefault="00735AFE">
                    <w:r>
                      <w:rPr>
                        <w:rFonts w:ascii="Calibri" w:hAnsi="Calibri" w:cs="Calibri"/>
                        <w:color w:val="000000"/>
                        <w:sz w:val="20"/>
                        <w:szCs w:val="20"/>
                      </w:rPr>
                      <w:t xml:space="preserve">Marker above free </w:t>
                    </w:r>
                  </w:p>
                </w:txbxContent>
              </v:textbox>
            </v:rect>
            <v:rect id="_x0000_s3803" style="position:absolute;left:3051;top:2599;width:1678;height:481;mso-wrap-style:none" filled="f" stroked="f">
              <v:textbox style="mso-next-textbox:#_x0000_s3803;mso-fit-shape-to-text:t" inset="0,0,0,0">
                <w:txbxContent>
                  <w:p w:rsidR="00735AFE" w:rsidRDefault="00735AFE">
                    <w:proofErr w:type="gramStart"/>
                    <w:r>
                      <w:rPr>
                        <w:rFonts w:ascii="Calibri" w:hAnsi="Calibri" w:cs="Calibri"/>
                        <w:color w:val="000000"/>
                        <w:sz w:val="20"/>
                        <w:szCs w:val="20"/>
                      </w:rPr>
                      <w:t>surface</w:t>
                    </w:r>
                    <w:proofErr w:type="gramEnd"/>
                    <w:r>
                      <w:rPr>
                        <w:rFonts w:ascii="Calibri" w:hAnsi="Calibri" w:cs="Calibri"/>
                        <w:color w:val="000000"/>
                        <w:sz w:val="20"/>
                        <w:szCs w:val="20"/>
                      </w:rPr>
                      <w:t xml:space="preserve"> or below sea </w:t>
                    </w:r>
                  </w:p>
                </w:txbxContent>
              </v:textbox>
            </v:rect>
            <v:rect id="_x0000_s3804" style="position:absolute;left:3641;top:2830;width:403;height:481;mso-wrap-style:none" filled="f" stroked="f">
              <v:textbox style="mso-next-textbox:#_x0000_s3804;mso-fit-shape-to-text:t" inset="0,0,0,0">
                <w:txbxContent>
                  <w:p w:rsidR="00735AFE" w:rsidRDefault="00735AFE">
                    <w:proofErr w:type="gramStart"/>
                    <w:r>
                      <w:rPr>
                        <w:rFonts w:ascii="Calibri" w:hAnsi="Calibri" w:cs="Calibri"/>
                        <w:color w:val="000000"/>
                        <w:sz w:val="20"/>
                        <w:szCs w:val="20"/>
                      </w:rPr>
                      <w:t>bed</w:t>
                    </w:r>
                    <w:proofErr w:type="gramEnd"/>
                    <w:r>
                      <w:rPr>
                        <w:rFonts w:ascii="Calibri" w:hAnsi="Calibri" w:cs="Calibri"/>
                        <w:color w:val="000000"/>
                        <w:sz w:val="20"/>
                        <w:szCs w:val="20"/>
                      </w:rPr>
                      <w:t xml:space="preserve">? </w:t>
                    </w:r>
                  </w:p>
                </w:txbxContent>
              </v:textbox>
            </v:rect>
            <v:shape id="_x0000_s3805" style="position:absolute;left:3773;top:3424;width:135;height:449" coordsize="168,560" path="m103,1l89,545,73,544,87,r16,1xm166,423l80,560,3,418hdc,415,2,410,6,408v4,-3,8,-1,11,3hal88,541,74,540,152,414hdc154,411,159,409,163,412v4,2,5,7,3,11haxe" fillcolor="#4a7ebb" strokecolor="#4a7ebb" strokeweight=".05pt">
              <v:path arrowok="t"/>
              <o:lock v:ext="edit" verticies="t"/>
            </v:shape>
            <v:shape id="_x0000_s3806" style="position:absolute;left:3850;top:3597;width:2789;height:22" coordsize="2789,22" path="m,l2789,9r,13l,13,,xe" fillcolor="#4a7ebb" strokecolor="#4a7ebb" strokeweight=".05pt">
              <v:path arrowok="t"/>
            </v:shape>
            <v:rect id="_x0000_s3807" style="position:absolute;left:6628;top:1821;width:13;height:1796" fillcolor="#4a7ebb" strokecolor="#4a7ebb" strokeweight=".05pt">
              <v:stroke joinstyle="round"/>
            </v:rect>
            <v:rect id="_x0000_s3808" style="position:absolute;left:1367;top:7208;width:12;height:1539" fillcolor="#4a7ebb" strokecolor="#4a7ebb" strokeweight=".05pt">
              <v:stroke joinstyle="round"/>
            </v:rect>
            <v:rect id="_x0000_s3809" style="position:absolute;left:3831;top:8234;width:12;height:256" fillcolor="#4a7ebb" strokecolor="#4a7ebb" strokeweight=".05pt">
              <v:stroke joinstyle="round"/>
            </v:rect>
            <v:rect id="_x0000_s3810" style="position:absolute;left:6294;top:7208;width:13;height:1539" fillcolor="#4a7ebb" strokecolor="#4a7ebb" strokeweight=".05pt">
              <v:stroke joinstyle="round"/>
            </v:rect>
            <v:rect id="_x0000_s3811" style="position:absolute;left:1373;top:8740;width:4928;height:13" fillcolor="#4a7ebb" strokecolor="#4a7ebb" strokeweight=".05pt">
              <v:stroke joinstyle="round"/>
            </v:rect>
            <v:shape id="_x0000_s3812" style="position:absolute;left:3770;top:8490;width:135;height:513" coordsize="168,640" path="m94,l92,625r-16,l78,,94,xm166,501l83,640,2,500hdc,496,1,491,5,489v4,-2,9,-1,11,3hal90,621r-13,l152,493hdc154,489,159,488,163,490v4,2,5,7,3,11haxe" fillcolor="#4a7ebb" strokecolor="#4a7ebb" strokeweight=".05pt">
              <v:path arrowok="t"/>
              <o:lock v:ext="edit" verticies="t"/>
            </v:shape>
            <v:shape id="_x0000_s3813" style="position:absolute;left:3009;top:8997;width:1681;height:1039" coordsize="2096,1297" path="m4,655hdc2,654,,651,,648v,-2,2,-5,4,-6hal1044,2hdc1047,,1050,,1053,2hal2093,642hdc2095,643,2096,646,2096,648v,3,-1,6,-3,7hal1053,1295hdc1050,1297,1047,1297,1044,1295hal4,655hdxm1053,1282hal1044,1282,2084,642r,13l1044,15r9,l13,655r,-13l1053,1282hdxe" fillcolor="black" strokeweight=".05pt">
              <v:path arrowok="t"/>
              <o:lock v:ext="edit" verticies="t"/>
            </v:shape>
            <v:rect id="_x0000_s3814" style="position:absolute;left:3523;top:9287;width:705;height:481;mso-wrap-style:none" filled="f" stroked="f">
              <v:textbox style="mso-next-textbox:#_x0000_s3814;mso-fit-shape-to-text:t" inset="0,0,0,0">
                <w:txbxContent>
                  <w:p w:rsidR="00735AFE" w:rsidRDefault="00735AFE">
                    <w:r>
                      <w:rPr>
                        <w:rFonts w:ascii="Calibri" w:hAnsi="Calibri" w:cs="Calibri"/>
                        <w:color w:val="000000"/>
                        <w:sz w:val="20"/>
                        <w:szCs w:val="20"/>
                      </w:rPr>
                      <w:t xml:space="preserve">Finish all </w:t>
                    </w:r>
                  </w:p>
                </w:txbxContent>
              </v:textbox>
            </v:rect>
            <v:rect id="_x0000_s3815" style="position:absolute;left:3485;top:9517;width:757;height:481;mso-wrap-style:none" filled="f" stroked="f">
              <v:textbox style="mso-next-textbox:#_x0000_s3815;mso-fit-shape-to-text:t" inset="0,0,0,0">
                <w:txbxContent>
                  <w:p w:rsidR="00735AFE" w:rsidRDefault="00735AFE">
                    <w:proofErr w:type="gramStart"/>
                    <w:r>
                      <w:rPr>
                        <w:rFonts w:ascii="Calibri" w:hAnsi="Calibri" w:cs="Calibri"/>
                        <w:color w:val="000000"/>
                        <w:sz w:val="20"/>
                        <w:szCs w:val="20"/>
                      </w:rPr>
                      <w:t>markers</w:t>
                    </w:r>
                    <w:proofErr w:type="gramEnd"/>
                    <w:r>
                      <w:rPr>
                        <w:rFonts w:ascii="Calibri" w:hAnsi="Calibri" w:cs="Calibri"/>
                        <w:color w:val="000000"/>
                        <w:sz w:val="20"/>
                        <w:szCs w:val="20"/>
                      </w:rPr>
                      <w:t>?</w:t>
                    </w:r>
                  </w:p>
                </w:txbxContent>
              </v:textbox>
            </v:rect>
            <v:shape id="_x0000_s3816" style="position:absolute;left:3774;top:10016;width:134;height:522" coordsize="167,651" path="m87,r6,635l77,635,71,1,87,xm165,511l85,651,2,512hdc,508,1,503,5,501v4,-2,8,-1,11,3hal92,631r-14,l151,503hdc154,499,158,497,162,500v4,2,5,7,3,11haxe" fillcolor="#4a7ebb" strokecolor="#4a7ebb" strokeweight=".05pt">
              <v:path arrowok="t"/>
              <o:lock v:ext="edit" verticies="t"/>
            </v:shape>
            <v:shape id="_x0000_s3817" style="position:absolute;left:4658;top:9510;width:2734;height:15" coordsize="2734,15" path="m,l2734,2r,13l,13,,xe" fillcolor="#4a7ebb" strokecolor="#4a7ebb" strokeweight=".05pt">
              <v:path arrowok="t"/>
            </v:shape>
            <v:rect id="_x0000_s3818" style="position:absolute;left:7385;top:1821;width:13;height:7695" fillcolor="#4a7ebb" strokecolor="#4a7ebb" strokeweight=".05pt">
              <v:stroke joinstyle="round"/>
            </v:rect>
            <v:rect id="_x0000_s3819" style="position:absolute;left:6634;top:1815;width:758;height:13" fillcolor="#4a7ebb" strokecolor="#4a7ebb" strokeweight=".05pt">
              <v:stroke joinstyle="round"/>
            </v:rect>
            <w10:wrap type="none"/>
            <w10:anchorlock/>
          </v:group>
        </w:pict>
      </w:r>
    </w:p>
    <w:p w:rsidR="00CE5ADA" w:rsidRDefault="00CE5ADA" w:rsidP="00E25F44"/>
    <w:p w:rsidR="00E00722" w:rsidRPr="0062374D" w:rsidRDefault="00E60E9A" w:rsidP="00E25F44">
      <w:r w:rsidRPr="0062374D">
        <w:lastRenderedPageBreak/>
        <w:t xml:space="preserve">In each time step, </w:t>
      </w:r>
      <w:r w:rsidR="0062374D">
        <w:t xml:space="preserve">hydrodynamic </w:t>
      </w:r>
      <w:r w:rsidRPr="0062374D">
        <w:t>loads</w:t>
      </w:r>
      <w:r w:rsidR="0062374D">
        <w:t xml:space="preserve"> are calculated </w:t>
      </w:r>
      <w:r w:rsidRPr="0062374D">
        <w:t>at the markers. If the marker is positioned above the free water surface or below seabed, then we don’t calculate the hydrodynamic loads</w:t>
      </w:r>
      <w:r w:rsidR="00CE5ADA">
        <w:t xml:space="preserve">, flooded loading, and hydrodynamic loads due to marine growth </w:t>
      </w:r>
      <w:r w:rsidRPr="0062374D">
        <w:t xml:space="preserve">at the marker. </w:t>
      </w:r>
      <w:r w:rsidR="0062374D">
        <w:t>O</w:t>
      </w:r>
      <w:r w:rsidRPr="0062374D">
        <w:t xml:space="preserve">therwise for different types of markers, we do different calculations. </w:t>
      </w:r>
    </w:p>
    <w:p w:rsidR="00E00722" w:rsidRPr="0062374D" w:rsidRDefault="00E60E9A" w:rsidP="0062374D">
      <w:r w:rsidRPr="0062374D">
        <w:t>For the regular member, we have defined the interior markers and end markers. For the interior markers, we calculate distributed buoyancy forces and moments, and distributed Morison loads at the interior marker.</w:t>
      </w:r>
      <w:r w:rsidR="0062374D">
        <w:t xml:space="preserve"> </w:t>
      </w:r>
      <w:r w:rsidRPr="0062374D">
        <w:t>At the end marker, we calculate concentrated buoyancy forces and moments, and also Morison drag force at the cross-section.</w:t>
      </w:r>
    </w:p>
    <w:p w:rsidR="00E00722" w:rsidRDefault="00E60E9A" w:rsidP="0062374D">
      <w:r w:rsidRPr="0062374D">
        <w:t xml:space="preserve">For the super member, we will calculate concentrated Morison loads at the joint. Also the concentrated buoyancy forces are calculated with respect to the </w:t>
      </w:r>
      <w:r w:rsidR="00100476">
        <w:t>center of the master member</w:t>
      </w:r>
      <w:r w:rsidRPr="0062374D">
        <w:t>.</w:t>
      </w:r>
    </w:p>
    <w:p w:rsidR="00A3785B" w:rsidRDefault="00A3785B" w:rsidP="00A3785B">
      <w:pPr>
        <w:pStyle w:val="Heading1"/>
      </w:pPr>
      <w:bookmarkStart w:id="31" w:name="_Toc307238916"/>
      <w:bookmarkStart w:id="32" w:name="_Toc317064099"/>
      <w:bookmarkEnd w:id="2"/>
      <w:bookmarkEnd w:id="3"/>
      <w:bookmarkEnd w:id="31"/>
      <w:r w:rsidRPr="00735B39">
        <w:t>Members in global coordinate system</w:t>
      </w:r>
      <w:r w:rsidR="00CB774D">
        <w:fldChar w:fldCharType="begin"/>
      </w:r>
      <w:r>
        <w:instrText xml:space="preserve"> MACROBUTTON MTEditEquationSection2 </w:instrText>
      </w:r>
      <w:r w:rsidRPr="00813F24">
        <w:rPr>
          <w:rStyle w:val="MTEquationSection"/>
        </w:rPr>
        <w:instrText>Equation Section (Next)</w:instrText>
      </w:r>
      <w:r w:rsidR="008F79C7">
        <w:fldChar w:fldCharType="begin"/>
      </w:r>
      <w:r w:rsidR="008F79C7">
        <w:instrText xml:space="preserve"> SEQ MTEqn \r \h \* MERGEFORMAT </w:instrText>
      </w:r>
      <w:r w:rsidR="008F79C7">
        <w:fldChar w:fldCharType="separate"/>
      </w:r>
      <w:r w:rsidR="008F79C7">
        <w:fldChar w:fldCharType="end"/>
      </w:r>
      <w:r w:rsidR="008F79C7">
        <w:fldChar w:fldCharType="begin"/>
      </w:r>
      <w:r w:rsidR="008F79C7">
        <w:instrText xml:space="preserve"> SEQ MTSec \h \* MERGEFORMAT </w:instrText>
      </w:r>
      <w:r w:rsidR="008F79C7">
        <w:fldChar w:fldCharType="separate"/>
      </w:r>
      <w:r w:rsidR="008F79C7">
        <w:fldChar w:fldCharType="end"/>
      </w:r>
      <w:r w:rsidR="00CB774D">
        <w:fldChar w:fldCharType="end"/>
      </w:r>
      <w:bookmarkEnd w:id="32"/>
    </w:p>
    <w:p w:rsidR="00113AB0" w:rsidRDefault="00113AB0" w:rsidP="00057C86">
      <w:pPr>
        <w:pStyle w:val="ListParagraph"/>
        <w:numPr>
          <w:ilvl w:val="0"/>
          <w:numId w:val="20"/>
        </w:numPr>
      </w:pPr>
      <w:r>
        <w:t>Global coordinate system</w:t>
      </w:r>
      <w:proofErr w:type="gramStart"/>
      <w:r>
        <w:t>:</w:t>
      </w:r>
      <w:r w:rsidR="00DF3B67">
        <w:t xml:space="preserve"> </w:t>
      </w:r>
      <w:proofErr w:type="gramEnd"/>
      <w:r w:rsidR="00DF3B67" w:rsidRPr="00113AB0">
        <w:rPr>
          <w:position w:val="-14"/>
        </w:rPr>
        <w:object w:dxaOrig="960" w:dyaOrig="400">
          <v:shape id="_x0000_i1033" type="#_x0000_t75" style="width:46.9pt;height:19.65pt" o:ole="">
            <v:imagedata r:id="rId23" o:title=""/>
          </v:shape>
          <o:OLEObject Type="Embed" ProgID="Equation.DSMT4" ShapeID="_x0000_i1033" DrawAspect="Content" ObjectID="_1422084723" r:id="rId24"/>
        </w:object>
      </w:r>
      <w:r w:rsidR="00DF3B67">
        <w:t xml:space="preserve">. The origin is set at the mean sea level, the center of the structure, with </w:t>
      </w:r>
      <m:oMath>
        <m:r>
          <w:rPr>
            <w:rFonts w:ascii="Cambria Math" w:hAnsi="Cambria Math"/>
          </w:rPr>
          <m:t>Z</m:t>
        </m:r>
      </m:oMath>
      <w:r w:rsidR="00DF3B67">
        <w:t xml:space="preserve"> axis positive upward.</w:t>
      </w:r>
      <w:r>
        <w:t xml:space="preserve"> </w:t>
      </w:r>
      <w:r w:rsidR="00DF3B67">
        <w:t xml:space="preserve">The positive </w:t>
      </w:r>
      <m:oMath>
        <m:r>
          <w:rPr>
            <w:rFonts w:ascii="Cambria Math" w:hAnsi="Cambria Math"/>
          </w:rPr>
          <m:t>X</m:t>
        </m:r>
      </m:oMath>
      <w:r w:rsidR="00DF3B67">
        <w:t xml:space="preserve"> axis is along the </w:t>
      </w:r>
      <w:r w:rsidR="00024175">
        <w:t xml:space="preserve">nominal (zero-degree) </w:t>
      </w:r>
      <w:r w:rsidR="00DF3B67">
        <w:t>wave propagation direction.</w:t>
      </w:r>
    </w:p>
    <w:p w:rsidR="00A3785B" w:rsidRDefault="00FC528A" w:rsidP="00A3785B">
      <w:pPr>
        <w:pStyle w:val="Heading2"/>
      </w:pPr>
      <w:bookmarkStart w:id="33" w:name="_Toc317064100"/>
      <w:r>
        <w:t>Regular</w:t>
      </w:r>
      <w:r w:rsidR="000E0CC1">
        <w:t xml:space="preserve"> member</w:t>
      </w:r>
      <w:bookmarkStart w:id="34" w:name="_Toc307238918"/>
      <w:bookmarkStart w:id="35" w:name="_Toc307238919"/>
      <w:bookmarkStart w:id="36" w:name="_Toc307238920"/>
      <w:bookmarkStart w:id="37" w:name="_Toc307238921"/>
      <w:bookmarkStart w:id="38" w:name="_Toc307238922"/>
      <w:bookmarkStart w:id="39" w:name="_Toc307238923"/>
      <w:bookmarkStart w:id="40" w:name="_Toc307238924"/>
      <w:bookmarkStart w:id="41" w:name="_Toc307238925"/>
      <w:bookmarkStart w:id="42" w:name="_Toc307238926"/>
      <w:bookmarkStart w:id="43" w:name="_Toc307238927"/>
      <w:bookmarkStart w:id="44" w:name="_Toc307238928"/>
      <w:bookmarkStart w:id="45" w:name="_Toc296591977"/>
      <w:bookmarkStart w:id="46" w:name="_Toc296930874"/>
      <w:bookmarkEnd w:id="34"/>
      <w:bookmarkEnd w:id="35"/>
      <w:bookmarkEnd w:id="36"/>
      <w:bookmarkEnd w:id="37"/>
      <w:bookmarkEnd w:id="38"/>
      <w:bookmarkEnd w:id="39"/>
      <w:bookmarkEnd w:id="40"/>
      <w:bookmarkEnd w:id="41"/>
      <w:bookmarkEnd w:id="42"/>
      <w:bookmarkEnd w:id="43"/>
      <w:bookmarkEnd w:id="44"/>
      <w:r w:rsidR="00A3785B">
        <w:t xml:space="preserve"> </w:t>
      </w:r>
      <w:r w:rsidR="00E104A4">
        <w:t xml:space="preserve">local </w:t>
      </w:r>
      <w:r w:rsidR="00A3785B">
        <w:t>coordinate system</w:t>
      </w:r>
      <w:bookmarkEnd w:id="33"/>
      <w:bookmarkEnd w:id="45"/>
      <w:bookmarkEnd w:id="46"/>
    </w:p>
    <w:p w:rsidR="00E104A4" w:rsidRDefault="00E104A4" w:rsidP="00A3785B">
      <w:r>
        <w:t>The regular member local coordinate system is set as follows:</w:t>
      </w:r>
    </w:p>
    <w:p w:rsidR="00DF3B67" w:rsidRPr="00113AB0" w:rsidRDefault="00DF3B67" w:rsidP="00DF3B67">
      <w:pPr>
        <w:pStyle w:val="ListParagraph"/>
        <w:numPr>
          <w:ilvl w:val="0"/>
          <w:numId w:val="26"/>
        </w:numPr>
      </w:pPr>
      <w:r>
        <w:t xml:space="preserve">Member local coordinate system: </w:t>
      </w:r>
      <w:r w:rsidRPr="00057C86">
        <w:rPr>
          <w:position w:val="-14"/>
        </w:rPr>
        <w:object w:dxaOrig="800" w:dyaOrig="400">
          <v:shape id="_x0000_i1034" type="#_x0000_t75" style="width:39.75pt;height:19.65pt" o:ole="">
            <v:imagedata r:id="rId25" o:title=""/>
          </v:shape>
          <o:OLEObject Type="Embed" ProgID="Equation.DSMT4" ShapeID="_x0000_i1034" DrawAspect="Content" ObjectID="_1422084724" r:id="rId26"/>
        </w:object>
      </w:r>
    </w:p>
    <w:p w:rsidR="00136C44" w:rsidRDefault="00E104A4">
      <w:pPr>
        <w:pStyle w:val="ListParagraph"/>
        <w:numPr>
          <w:ilvl w:val="0"/>
          <w:numId w:val="26"/>
        </w:numPr>
      </w:pPr>
      <w:r>
        <w:t xml:space="preserve">The origin is set at the </w:t>
      </w:r>
      <w:r w:rsidR="00FC528A">
        <w:t xml:space="preserve">center of the </w:t>
      </w:r>
      <w:r>
        <w:t xml:space="preserve">cylinder. </w:t>
      </w:r>
    </w:p>
    <w:p w:rsidR="00136C44" w:rsidRDefault="00E104A4">
      <w:pPr>
        <w:pStyle w:val="ListParagraph"/>
        <w:numPr>
          <w:ilvl w:val="0"/>
          <w:numId w:val="26"/>
        </w:numPr>
      </w:pPr>
      <w:r>
        <w:t xml:space="preserve">The local </w:t>
      </w:r>
      <m:oMath>
        <m:r>
          <w:rPr>
            <w:rFonts w:ascii="Cambria Math" w:hAnsi="Cambria Math"/>
          </w:rPr>
          <m:t>z</m:t>
        </m:r>
      </m:oMath>
      <w:r>
        <w:t xml:space="preserve"> axis is along the cylinder axis, </w:t>
      </w:r>
      <w:r w:rsidR="00620023">
        <w:t xml:space="preserve">directed </w:t>
      </w:r>
      <w:r w:rsidR="00FC528A">
        <w:t xml:space="preserve">from the start point to the end point. The start point is defined as the </w:t>
      </w:r>
      <w:r w:rsidR="00AF6C28">
        <w:t xml:space="preserve">end point that has a </w:t>
      </w:r>
      <w:r w:rsidR="00024175">
        <w:t>lower</w:t>
      </w:r>
      <w:r w:rsidR="00AF6C28">
        <w:t xml:space="preserve"> </w:t>
      </w:r>
      <m:oMath>
        <m:r>
          <w:rPr>
            <w:rFonts w:ascii="Cambria Math" w:hAnsi="Cambria Math"/>
          </w:rPr>
          <m:t>Z</m:t>
        </m:r>
      </m:oMath>
      <w:r w:rsidR="00AF6C28">
        <w:t xml:space="preserve"> coordinate value. If the two end points have the same </w:t>
      </w:r>
      <m:oMath>
        <m:r>
          <w:rPr>
            <w:rFonts w:ascii="Cambria Math" w:hAnsi="Cambria Math"/>
          </w:rPr>
          <m:t>Z</m:t>
        </m:r>
      </m:oMath>
      <w:r w:rsidR="00AF6C28">
        <w:t xml:space="preserve"> coordinate value, then the one that has the </w:t>
      </w:r>
      <w:r w:rsidR="00024175">
        <w:t>lower</w:t>
      </w:r>
      <w:r w:rsidR="00AF6C28">
        <w:t xml:space="preserve"> </w:t>
      </w:r>
      <m:oMath>
        <m:r>
          <w:rPr>
            <w:rFonts w:ascii="Cambria Math" w:hAnsi="Cambria Math"/>
          </w:rPr>
          <m:t>X</m:t>
        </m:r>
      </m:oMath>
      <w:r w:rsidR="00FC528A">
        <w:t xml:space="preserve"> </w:t>
      </w:r>
      <w:r w:rsidR="00AF6C28">
        <w:t xml:space="preserve">coordinate value is the start point. If the two end points have the same </w:t>
      </w:r>
      <m:oMath>
        <m:r>
          <w:rPr>
            <w:rFonts w:ascii="Cambria Math" w:hAnsi="Cambria Math"/>
          </w:rPr>
          <m:t>Z</m:t>
        </m:r>
      </m:oMath>
      <w:r w:rsidR="00AF6C28">
        <w:t xml:space="preserve"> and </w:t>
      </w:r>
      <m:oMath>
        <m:r>
          <w:rPr>
            <w:rFonts w:ascii="Cambria Math" w:hAnsi="Cambria Math"/>
          </w:rPr>
          <m:t>X</m:t>
        </m:r>
      </m:oMath>
      <w:r w:rsidR="00AF6C28">
        <w:t xml:space="preserve"> coordinate value, then the one that has the </w:t>
      </w:r>
      <w:r w:rsidR="00024175">
        <w:t>lower</w:t>
      </w:r>
      <w:r w:rsidR="00AF6C28">
        <w:t xml:space="preserve"> </w:t>
      </w:r>
      <m:oMath>
        <m:r>
          <w:rPr>
            <w:rFonts w:ascii="Cambria Math" w:hAnsi="Cambria Math"/>
          </w:rPr>
          <m:t>Y</m:t>
        </m:r>
      </m:oMath>
      <w:r w:rsidR="00AF6C28">
        <w:t xml:space="preserve"> coordinate value is the start point. </w:t>
      </w:r>
    </w:p>
    <w:p w:rsidR="00136C44" w:rsidRDefault="00E104A4">
      <w:pPr>
        <w:pStyle w:val="ListParagraph"/>
        <w:numPr>
          <w:ilvl w:val="0"/>
          <w:numId w:val="26"/>
        </w:numPr>
      </w:pPr>
      <w:r>
        <w:t xml:space="preserve">The local </w:t>
      </w:r>
      <m:oMath>
        <m:r>
          <w:rPr>
            <w:rFonts w:ascii="Cambria Math" w:hAnsi="Cambria Math"/>
          </w:rPr>
          <m:t>x</m:t>
        </m:r>
      </m:oMath>
      <w:r>
        <w:t xml:space="preserve"> axis is </w:t>
      </w:r>
      <w:r w:rsidR="008E196D">
        <w:t xml:space="preserve">parallel to the global </w:t>
      </w:r>
      <m:oMath>
        <m:r>
          <w:rPr>
            <w:rFonts w:ascii="Cambria Math" w:hAnsi="Cambria Math"/>
          </w:rPr>
          <m:t>XZ</m:t>
        </m:r>
      </m:oMath>
      <w:r w:rsidR="008E196D">
        <w:t xml:space="preserve"> plane, positive along the</w:t>
      </w:r>
      <w:r w:rsidR="00024175">
        <w:t xml:space="preserve"> nominal</w:t>
      </w:r>
      <w:r w:rsidR="008E196D">
        <w:t xml:space="preserve"> wave </w:t>
      </w:r>
      <w:r w:rsidR="0038445E">
        <w:t>propagation</w:t>
      </w:r>
      <w:r w:rsidR="008E196D">
        <w:t xml:space="preserve"> direction</w:t>
      </w:r>
      <w:r>
        <w:t>.</w:t>
      </w:r>
      <w:r w:rsidR="008E196D">
        <w:t xml:space="preserve"> If the cylinder’s axis is along the global </w:t>
      </w:r>
      <m:oMath>
        <m:r>
          <w:rPr>
            <w:rFonts w:ascii="Cambria Math" w:hAnsi="Cambria Math"/>
          </w:rPr>
          <m:t>X</m:t>
        </m:r>
      </m:oMath>
      <w:r w:rsidR="008E196D">
        <w:t xml:space="preserve"> direction, then the local </w:t>
      </w:r>
      <m:oMath>
        <m:r>
          <w:rPr>
            <w:rFonts w:ascii="Cambria Math" w:hAnsi="Cambria Math"/>
          </w:rPr>
          <m:t>x</m:t>
        </m:r>
      </m:oMath>
      <w:r w:rsidR="008E196D">
        <w:t xml:space="preserve"> axis is parallel to the </w:t>
      </w:r>
      <m:oMath>
        <m:r>
          <w:rPr>
            <w:rFonts w:ascii="Cambria Math" w:hAnsi="Cambria Math"/>
          </w:rPr>
          <m:t>XZ</m:t>
        </m:r>
      </m:oMath>
      <w:r w:rsidR="008E196D">
        <w:t xml:space="preserve"> plane, and positive along the </w:t>
      </w:r>
      <w:r w:rsidR="00CE5ADA">
        <w:t xml:space="preserve">negative </w:t>
      </w:r>
      <w:r w:rsidR="008E196D">
        <w:t xml:space="preserve">global </w:t>
      </w:r>
      <m:oMath>
        <m:r>
          <w:rPr>
            <w:rFonts w:ascii="Cambria Math" w:hAnsi="Cambria Math"/>
          </w:rPr>
          <m:t>Z</m:t>
        </m:r>
      </m:oMath>
      <w:r w:rsidR="008E196D">
        <w:t xml:space="preserve"> direction. </w:t>
      </w:r>
    </w:p>
    <w:p w:rsidR="00136C44" w:rsidRDefault="00024175">
      <w:pPr>
        <w:pStyle w:val="ListParagraph"/>
        <w:numPr>
          <w:ilvl w:val="0"/>
          <w:numId w:val="26"/>
        </w:numPr>
      </w:pPr>
      <w:r>
        <w:t xml:space="preserve">The local </w:t>
      </w:r>
      <m:oMath>
        <m:r>
          <w:rPr>
            <w:rFonts w:ascii="Cambria Math" w:hAnsi="Cambria Math"/>
          </w:rPr>
          <m:t>y</m:t>
        </m:r>
      </m:oMath>
      <w:r>
        <w:t xml:space="preserve"> axis follows right hand rule.</w:t>
      </w:r>
    </w:p>
    <w:p w:rsidR="002F2616" w:rsidRDefault="002F2616" w:rsidP="00A3785B">
      <w:r>
        <w:t xml:space="preserve">The super member local coordinate is set as the master local coordinate. </w:t>
      </w:r>
      <w:r w:rsidR="00620023">
        <w:t>The joint is the start point for all the members at the joint.</w:t>
      </w:r>
    </w:p>
    <w:p w:rsidR="00980940" w:rsidRDefault="00980940" w:rsidP="00980940">
      <w:pPr>
        <w:pStyle w:val="Heading2"/>
      </w:pPr>
      <w:bookmarkStart w:id="47" w:name="_Toc307238930"/>
      <w:bookmarkStart w:id="48" w:name="_Toc307238931"/>
      <w:bookmarkStart w:id="49" w:name="_Toc307238932"/>
      <w:bookmarkStart w:id="50" w:name="_Toc307238933"/>
      <w:bookmarkStart w:id="51" w:name="_Toc307238934"/>
      <w:bookmarkStart w:id="52" w:name="_Toc307238935"/>
      <w:bookmarkStart w:id="53" w:name="_Toc307238936"/>
      <w:bookmarkStart w:id="54" w:name="_Toc307238937"/>
      <w:bookmarkStart w:id="55" w:name="_Toc307238938"/>
      <w:bookmarkStart w:id="56" w:name="_Toc307238939"/>
      <w:bookmarkStart w:id="57" w:name="_Toc307238940"/>
      <w:bookmarkStart w:id="58" w:name="_Toc307238941"/>
      <w:bookmarkStart w:id="59" w:name="_Toc307238942"/>
      <w:bookmarkStart w:id="60" w:name="_Toc307238943"/>
      <w:bookmarkStart w:id="61" w:name="_Toc307238944"/>
      <w:bookmarkStart w:id="62" w:name="_Toc307238945"/>
      <w:bookmarkStart w:id="63" w:name="_Toc307238946"/>
      <w:bookmarkStart w:id="64" w:name="_Toc307238947"/>
      <w:bookmarkStart w:id="65" w:name="_Toc307238948"/>
      <w:bookmarkStart w:id="66" w:name="_Toc307238949"/>
      <w:bookmarkStart w:id="67" w:name="_Toc307238950"/>
      <w:bookmarkStart w:id="68" w:name="_Toc31706410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 xml:space="preserve">Transfer </w:t>
      </w:r>
      <w:r w:rsidR="00FC528A">
        <w:t xml:space="preserve">regular </w:t>
      </w:r>
      <w:r>
        <w:t>member from loca</w:t>
      </w:r>
      <w:r w:rsidR="0038445E">
        <w:t>l</w:t>
      </w:r>
      <w:r>
        <w:t xml:space="preserve"> coordinate system to global coordinate system</w:t>
      </w:r>
      <w:bookmarkEnd w:id="68"/>
    </w:p>
    <w:p w:rsidR="00136C44" w:rsidRDefault="00980940">
      <w:r>
        <w:t xml:space="preserve">For regular members, the cylinder expression in global coordinate system can be found as follows: </w:t>
      </w:r>
    </w:p>
    <w:p w:rsidR="00136C44" w:rsidRDefault="00980940">
      <w:pPr>
        <w:pStyle w:val="MTDisplayEquation"/>
      </w:pPr>
      <w:r>
        <w:lastRenderedPageBreak/>
        <w:tab/>
      </w:r>
      <w:r w:rsidR="00FC528A" w:rsidRPr="00980940">
        <w:rPr>
          <w:position w:val="-94"/>
        </w:rPr>
        <w:object w:dxaOrig="3120" w:dyaOrig="2000">
          <v:shape id="_x0000_i1035" type="#_x0000_t75" style="width:155.7pt;height:100.05pt" o:ole="">
            <v:imagedata r:id="rId27" o:title=""/>
          </v:shape>
          <o:OLEObject Type="Embed" ProgID="Equation.DSMT4" ShapeID="_x0000_i1035" DrawAspect="Content" ObjectID="_1422084725" r:id="rId28"/>
        </w:object>
      </w:r>
      <w:r>
        <w:tab/>
      </w:r>
      <w:r w:rsidR="00CB774D">
        <w:fldChar w:fldCharType="begin"/>
      </w:r>
      <w:r>
        <w:instrText xml:space="preserve"> MACROBUTTON MTPlaceRef \* MERGEFORMAT </w:instrText>
      </w:r>
      <w:bookmarkStart w:id="69" w:name="ZEqnNum727810"/>
      <w:r>
        <w:instrText>(</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bookmarkEnd w:id="69"/>
      <w:r w:rsidR="00CB774D">
        <w:fldChar w:fldCharType="end"/>
      </w:r>
    </w:p>
    <w:p w:rsidR="00136C44" w:rsidRDefault="00EA09B8">
      <w:proofErr w:type="gramStart"/>
      <w:r>
        <w:t>where</w:t>
      </w:r>
      <w:proofErr w:type="gramEnd"/>
      <w:r>
        <w:t xml:space="preserve"> </w:t>
      </w:r>
      <w:r w:rsidR="00051961" w:rsidRPr="00051961">
        <w:rPr>
          <w:position w:val="-14"/>
        </w:rPr>
        <w:object w:dxaOrig="1140" w:dyaOrig="400">
          <v:shape id="_x0000_i1036" type="#_x0000_t75" style="width:57.35pt;height:19.65pt" o:ole="">
            <v:imagedata r:id="rId29" o:title=""/>
          </v:shape>
          <o:OLEObject Type="Embed" ProgID="Equation.DSMT4" ShapeID="_x0000_i1036" DrawAspect="Content" ObjectID="_1422084726" r:id="rId30"/>
        </w:object>
      </w:r>
      <w:r w:rsidR="00051961">
        <w:t xml:space="preserve"> and </w:t>
      </w:r>
      <w:r w:rsidR="00051961" w:rsidRPr="00051961">
        <w:rPr>
          <w:position w:val="-14"/>
        </w:rPr>
        <w:object w:dxaOrig="1140" w:dyaOrig="400">
          <v:shape id="_x0000_i1037" type="#_x0000_t75" style="width:57.35pt;height:19.65pt" o:ole="">
            <v:imagedata r:id="rId31" o:title=""/>
          </v:shape>
          <o:OLEObject Type="Embed" ProgID="Equation.DSMT4" ShapeID="_x0000_i1037" DrawAspect="Content" ObjectID="_1422084727" r:id="rId32"/>
        </w:object>
      </w:r>
      <w:r w:rsidR="00051961">
        <w:t xml:space="preserve"> are the start </w:t>
      </w:r>
      <w:r w:rsidR="00E80E84">
        <w:t xml:space="preserve">and end </w:t>
      </w:r>
      <w:r w:rsidR="00051961">
        <w:t>joint</w:t>
      </w:r>
      <w:r w:rsidR="00E80E84">
        <w:t>s</w:t>
      </w:r>
      <w:r w:rsidR="00051961">
        <w:t xml:space="preserve"> </w:t>
      </w:r>
      <w:r w:rsidR="00E80E84">
        <w:t>of the member</w:t>
      </w:r>
      <w:r w:rsidR="00051961">
        <w:t xml:space="preserve"> in global coordinate system of the member, and </w:t>
      </w:r>
      <w:r w:rsidR="00964D4E" w:rsidRPr="00964D4E">
        <w:rPr>
          <w:position w:val="-6"/>
        </w:rPr>
        <w:object w:dxaOrig="260" w:dyaOrig="279">
          <v:shape id="_x0000_i1038" type="#_x0000_t75" style="width:13.4pt;height:14.65pt" o:ole="">
            <v:imagedata r:id="rId33" o:title=""/>
          </v:shape>
          <o:OLEObject Type="Embed" ProgID="Equation.DSMT4" ShapeID="_x0000_i1038" DrawAspect="Content" ObjectID="_1422084728" r:id="rId34"/>
        </w:object>
      </w:r>
      <w:r>
        <w:t xml:space="preserve"> is the direction cosine matrix of the member axis and can be obtained as follows:</w:t>
      </w:r>
    </w:p>
    <w:p w:rsidR="00136C44" w:rsidRDefault="00130F80">
      <w:pPr>
        <w:pStyle w:val="MTDisplayEquation"/>
      </w:pPr>
      <w:r>
        <w:tab/>
      </w:r>
      <w:r w:rsidR="00E3180D" w:rsidRPr="00130F80">
        <w:rPr>
          <w:position w:val="-104"/>
        </w:rPr>
        <w:object w:dxaOrig="4880" w:dyaOrig="2200">
          <v:shape id="_x0000_i1039" type="#_x0000_t75" style="width:244.45pt;height:110.1pt" o:ole="">
            <v:imagedata r:id="rId35" o:title=""/>
          </v:shape>
          <o:OLEObject Type="Embed" ProgID="Equation.DSMT4" ShapeID="_x0000_i1039" DrawAspect="Content" ObjectID="_1422084729" r:id="rId36"/>
        </w:object>
      </w:r>
      <w:r>
        <w:tab/>
      </w:r>
      <w:r w:rsidR="00CB774D">
        <w:fldChar w:fldCharType="begin"/>
      </w:r>
      <w:r>
        <w:instrText xml:space="preserve"> MACROBUTTON MTPlaceRef \* MERGEFORMAT </w:instrText>
      </w:r>
      <w:bookmarkStart w:id="70" w:name="ZEqnNum390310"/>
      <w:r>
        <w:instrText>(</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bookmarkEnd w:id="70"/>
      <w:r w:rsidR="00CB774D">
        <w:fldChar w:fldCharType="end"/>
      </w:r>
      <w:bookmarkStart w:id="71" w:name="_GoBack"/>
      <w:bookmarkEnd w:id="71"/>
    </w:p>
    <w:p w:rsidR="00136C44" w:rsidRDefault="00E80E84">
      <w:proofErr w:type="gramStart"/>
      <w:r>
        <w:t>where</w:t>
      </w:r>
      <w:proofErr w:type="gramEnd"/>
      <w:r>
        <w:t xml:space="preserve"> </w:t>
      </w:r>
      <w:r w:rsidR="003935E4" w:rsidRPr="00E80E84">
        <w:rPr>
          <w:position w:val="-16"/>
        </w:rPr>
        <w:object w:dxaOrig="3019" w:dyaOrig="520">
          <v:shape id="_x0000_i1040" type="#_x0000_t75" style="width:150.7pt;height:25.55pt" o:ole="">
            <v:imagedata r:id="rId37" o:title=""/>
          </v:shape>
          <o:OLEObject Type="Embed" ProgID="Equation.DSMT4" ShapeID="_x0000_i1040" DrawAspect="Content" ObjectID="_1422084730" r:id="rId38"/>
        </w:object>
      </w:r>
      <w:r>
        <w:t xml:space="preserve"> and </w:t>
      </w:r>
      <w:r w:rsidRPr="00E80E84">
        <w:rPr>
          <w:position w:val="-16"/>
        </w:rPr>
        <w:object w:dxaOrig="3980" w:dyaOrig="520">
          <v:shape id="_x0000_i1041" type="#_x0000_t75" style="width:199.65pt;height:25.55pt" o:ole="">
            <v:imagedata r:id="rId39" o:title=""/>
          </v:shape>
          <o:OLEObject Type="Embed" ProgID="Equation.DSMT4" ShapeID="_x0000_i1041" DrawAspect="Content" ObjectID="_1422084731" r:id="rId40"/>
        </w:object>
      </w:r>
      <w:r>
        <w:t>.</w:t>
      </w:r>
      <w:r w:rsidR="003C39FF">
        <w:t xml:space="preserve"> When </w:t>
      </w:r>
      <w:r w:rsidR="003C39FF" w:rsidRPr="003C39FF">
        <w:rPr>
          <w:position w:val="-12"/>
        </w:rPr>
        <w:object w:dxaOrig="859" w:dyaOrig="360">
          <v:shape id="_x0000_i1042" type="#_x0000_t75" style="width:42.7pt;height:19.25pt" o:ole="">
            <v:imagedata r:id="rId41" o:title=""/>
          </v:shape>
          <o:OLEObject Type="Embed" ProgID="Equation.DSMT4" ShapeID="_x0000_i1042" DrawAspect="Content" ObjectID="_1422084732" r:id="rId42"/>
        </w:object>
      </w:r>
      <w:r w:rsidR="003C39FF">
        <w:t xml:space="preserve"> </w:t>
      </w:r>
      <w:proofErr w:type="gramStart"/>
      <w:r w:rsidR="003C39FF">
        <w:t xml:space="preserve">and </w:t>
      </w:r>
      <w:proofErr w:type="gramEnd"/>
      <w:r w:rsidR="00087A4D" w:rsidRPr="003C39FF">
        <w:rPr>
          <w:position w:val="-12"/>
        </w:rPr>
        <w:object w:dxaOrig="760" w:dyaOrig="360">
          <v:shape id="_x0000_i1043" type="#_x0000_t75" style="width:38.1pt;height:19.25pt" o:ole="">
            <v:imagedata r:id="rId43" o:title=""/>
          </v:shape>
          <o:OLEObject Type="Embed" ProgID="Equation.DSMT4" ShapeID="_x0000_i1043" DrawAspect="Content" ObjectID="_1422084733" r:id="rId44"/>
        </w:object>
      </w:r>
      <w:r w:rsidR="00087A4D">
        <w:t xml:space="preserve">, the </w:t>
      </w:r>
      <w:r w:rsidR="00087A4D" w:rsidRPr="00964D4E">
        <w:rPr>
          <w:position w:val="-6"/>
        </w:rPr>
        <w:object w:dxaOrig="260" w:dyaOrig="279">
          <v:shape id="_x0000_i1044" type="#_x0000_t75" style="width:13.4pt;height:14.65pt" o:ole="">
            <v:imagedata r:id="rId33" o:title=""/>
          </v:shape>
          <o:OLEObject Type="Embed" ProgID="Equation.DSMT4" ShapeID="_x0000_i1044" DrawAspect="Content" ObjectID="_1422084734" r:id="rId45"/>
        </w:object>
      </w:r>
      <w:r w:rsidR="00087A4D">
        <w:t xml:space="preserve"> matrix can be </w:t>
      </w:r>
      <w:r w:rsidR="00230B3C">
        <w:t>found</w:t>
      </w:r>
      <w:r w:rsidR="00087A4D">
        <w:t xml:space="preserve"> as follows:</w:t>
      </w:r>
    </w:p>
    <w:p w:rsidR="00136C44" w:rsidRDefault="00087A4D">
      <w:pPr>
        <w:pStyle w:val="MTDisplayEquation"/>
      </w:pPr>
      <w:r>
        <w:tab/>
      </w:r>
      <w:commentRangeStart w:id="72"/>
      <w:r w:rsidR="00197D26" w:rsidRPr="00230B3C">
        <w:rPr>
          <w:position w:val="-50"/>
        </w:rPr>
        <w:object w:dxaOrig="1620" w:dyaOrig="1120">
          <v:shape id="_x0000_i1045" type="#_x0000_t75" style="width:80.35pt;height:55.65pt" o:ole="">
            <v:imagedata r:id="rId46" o:title=""/>
          </v:shape>
          <o:OLEObject Type="Embed" ProgID="Equation.DSMT4" ShapeID="_x0000_i1045" DrawAspect="Content" ObjectID="_1422084735" r:id="rId47"/>
        </w:object>
      </w:r>
      <w:commentRangeEnd w:id="72"/>
      <w:r w:rsidR="000F4C23">
        <w:rPr>
          <w:rStyle w:val="CommentReference"/>
        </w:rPr>
        <w:commentReference w:id="72"/>
      </w:r>
      <w:r>
        <w:tab/>
      </w:r>
      <w:r w:rsidR="00CB774D">
        <w:fldChar w:fldCharType="begin"/>
      </w:r>
      <w:r>
        <w:instrText xml:space="preserve"> MACROBUTTON MTPlaceRef \* MERGEFORMAT </w:instrText>
      </w:r>
      <w:bookmarkStart w:id="73" w:name="ZEqnNum977003"/>
      <w:r>
        <w:instrText>(</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bookmarkEnd w:id="73"/>
      <w:r w:rsidR="00CB774D">
        <w:fldChar w:fldCharType="end"/>
      </w:r>
    </w:p>
    <w:p w:rsidR="00D40B43" w:rsidRDefault="00D40B43" w:rsidP="00D40B43">
      <w:pPr>
        <w:pStyle w:val="Heading2"/>
      </w:pPr>
      <w:bookmarkStart w:id="74" w:name="_Toc317064102"/>
      <w:r>
        <w:t>Super m</w:t>
      </w:r>
      <w:r w:rsidRPr="00735B39">
        <w:t xml:space="preserve">ember in </w:t>
      </w:r>
      <w:r>
        <w:t xml:space="preserve">master </w:t>
      </w:r>
      <w:r w:rsidRPr="00735B39">
        <w:t xml:space="preserve">local coordinate </w:t>
      </w:r>
      <w:r>
        <w:t>system</w:t>
      </w:r>
      <w:bookmarkEnd w:id="74"/>
    </w:p>
    <w:p w:rsidR="00D40B43" w:rsidRPr="000E6E80" w:rsidRDefault="00D40B43" w:rsidP="00D40B43"/>
    <w:p w:rsidR="00D40B43" w:rsidRDefault="00685A24" w:rsidP="00D40B43">
      <w:pPr>
        <w:keepNext/>
        <w:jc w:val="center"/>
      </w:pPr>
      <w:r>
        <w:rPr>
          <w:rFonts w:ascii="Courier" w:hAnsi="Courier" w:cs="Courier"/>
          <w:noProof/>
        </w:rPr>
        <w:drawing>
          <wp:inline distT="0" distB="0" distL="0" distR="0">
            <wp:extent cx="2032587" cy="1881413"/>
            <wp:effectExtent l="19050" t="0" r="5763" b="0"/>
            <wp:docPr id="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9" cstate="print"/>
                    <a:srcRect/>
                    <a:stretch>
                      <a:fillRect/>
                    </a:stretch>
                  </pic:blipFill>
                  <pic:spPr bwMode="auto">
                    <a:xfrm>
                      <a:off x="0" y="0"/>
                      <a:ext cx="2034723" cy="1883390"/>
                    </a:xfrm>
                    <a:prstGeom prst="rect">
                      <a:avLst/>
                    </a:prstGeom>
                    <a:noFill/>
                    <a:ln w="9525">
                      <a:noFill/>
                      <a:miter lim="800000"/>
                      <a:headEnd/>
                      <a:tailEnd/>
                    </a:ln>
                  </pic:spPr>
                </pic:pic>
              </a:graphicData>
            </a:graphic>
          </wp:inline>
        </w:drawing>
      </w:r>
    </w:p>
    <w:p w:rsidR="00D40B43" w:rsidRPr="00321715" w:rsidRDefault="00D40B43" w:rsidP="00D40B43">
      <w:pPr>
        <w:pStyle w:val="Caption"/>
        <w:jc w:val="center"/>
      </w:pPr>
      <w:bookmarkStart w:id="75" w:name="_Ref306107886"/>
      <w:r>
        <w:t xml:space="preserve">Figure </w:t>
      </w:r>
      <w:r w:rsidR="00CB774D">
        <w:fldChar w:fldCharType="begin"/>
      </w:r>
      <w:r>
        <w:instrText xml:space="preserve"> SEQ Figure \* ARABIC </w:instrText>
      </w:r>
      <w:r w:rsidR="00CB774D">
        <w:fldChar w:fldCharType="separate"/>
      </w:r>
      <w:r w:rsidR="008A275A">
        <w:rPr>
          <w:noProof/>
        </w:rPr>
        <w:t>14</w:t>
      </w:r>
      <w:r w:rsidR="00CB774D">
        <w:fldChar w:fldCharType="end"/>
      </w:r>
      <w:bookmarkEnd w:id="75"/>
    </w:p>
    <w:p w:rsidR="00D40B43" w:rsidRDefault="007832BA" w:rsidP="00D40B43">
      <w:pPr>
        <w:rPr>
          <w:noProof/>
        </w:rPr>
      </w:pPr>
      <w:r>
        <w:rPr>
          <w:noProof/>
        </w:rPr>
        <w:lastRenderedPageBreak/>
        <w:t xml:space="preserve">A super member will include a master member, a secondary master member and at least one slave member. </w:t>
      </w:r>
      <w:r w:rsidR="00D40B43">
        <w:rPr>
          <w:noProof/>
        </w:rPr>
        <w:t>For the master cylinder (</w:t>
      </w:r>
      <w:r w:rsidR="009E713F">
        <w:rPr>
          <w:noProof/>
        </w:rPr>
        <w:t>green</w:t>
      </w:r>
      <w:r w:rsidR="00D40B43">
        <w:rPr>
          <w:noProof/>
        </w:rPr>
        <w:t xml:space="preserve"> in</w:t>
      </w:r>
      <w:r w:rsidR="00BA343D">
        <w:rPr>
          <w:noProof/>
        </w:rPr>
        <w:t xml:space="preserve"> </w:t>
      </w:r>
      <w:r w:rsidR="00CB774D">
        <w:rPr>
          <w:noProof/>
        </w:rPr>
        <w:fldChar w:fldCharType="begin"/>
      </w:r>
      <w:r w:rsidR="00BA343D">
        <w:rPr>
          <w:noProof/>
        </w:rPr>
        <w:instrText xml:space="preserve"> REF _Ref306107886 \h </w:instrText>
      </w:r>
      <w:r w:rsidR="00CB774D">
        <w:rPr>
          <w:noProof/>
        </w:rPr>
      </w:r>
      <w:r w:rsidR="00CB774D">
        <w:rPr>
          <w:noProof/>
        </w:rPr>
        <w:fldChar w:fldCharType="separate"/>
      </w:r>
      <w:r w:rsidR="009F494D">
        <w:t xml:space="preserve">Figure </w:t>
      </w:r>
      <w:r w:rsidR="009F494D">
        <w:rPr>
          <w:noProof/>
        </w:rPr>
        <w:t>14</w:t>
      </w:r>
      <w:r w:rsidR="00CB774D">
        <w:rPr>
          <w:noProof/>
        </w:rPr>
        <w:fldChar w:fldCharType="end"/>
      </w:r>
      <w:r w:rsidR="00D40B43">
        <w:rPr>
          <w:noProof/>
        </w:rPr>
        <w:t xml:space="preserve">) in it’s local coordinate system </w:t>
      </w:r>
      <w:r w:rsidR="00D40B43" w:rsidRPr="006940E5">
        <w:rPr>
          <w:position w:val="-14"/>
        </w:rPr>
        <w:object w:dxaOrig="800" w:dyaOrig="400">
          <v:shape id="_x0000_i1046" type="#_x0000_t75" style="width:39.75pt;height:19.65pt" o:ole="">
            <v:imagedata r:id="rId50" o:title=""/>
          </v:shape>
          <o:OLEObject Type="Embed" ProgID="Equation.DSMT4" ShapeID="_x0000_i1046" DrawAspect="Content" ObjectID="_1422084736" r:id="rId51"/>
        </w:object>
      </w:r>
      <w:r w:rsidR="00D40B43">
        <w:rPr>
          <w:noProof/>
        </w:rPr>
        <w:t xml:space="preserve">, the origin is set at the top of the cylinder. The </w:t>
      </w:r>
      <m:oMath>
        <m:r>
          <w:rPr>
            <w:rFonts w:ascii="Cambria Math" w:hAnsi="Cambria Math"/>
            <w:noProof/>
          </w:rPr>
          <m:t>z</m:t>
        </m:r>
      </m:oMath>
      <w:r w:rsidR="00D40B43">
        <w:rPr>
          <w:noProof/>
        </w:rPr>
        <w:t xml:space="preserve"> axis (cylinder axis) is directed </w:t>
      </w:r>
      <w:r w:rsidR="009E713F">
        <w:rPr>
          <w:noProof/>
        </w:rPr>
        <w:t>from the start point to the end, with the joint being the start point</w:t>
      </w:r>
      <w:r w:rsidR="00D40B43">
        <w:rPr>
          <w:noProof/>
        </w:rPr>
        <w:t xml:space="preserve">.  </w:t>
      </w:r>
      <w:r w:rsidR="00BA343D">
        <w:rPr>
          <w:noProof/>
        </w:rPr>
        <w:t xml:space="preserve">The local </w:t>
      </w:r>
      <m:oMath>
        <m:r>
          <w:rPr>
            <w:rFonts w:ascii="Cambria Math" w:hAnsi="Cambria Math"/>
            <w:noProof/>
          </w:rPr>
          <m:t>x</m:t>
        </m:r>
      </m:oMath>
      <w:r w:rsidR="00BA343D">
        <w:rPr>
          <w:noProof/>
        </w:rPr>
        <w:t xml:space="preserve"> axis is in the master cylinder top plane and in the direction that parallel to the global </w:t>
      </w:r>
      <m:oMath>
        <m:r>
          <w:rPr>
            <w:rFonts w:ascii="Cambria Math" w:hAnsi="Cambria Math"/>
            <w:noProof/>
          </w:rPr>
          <m:t>XZ</m:t>
        </m:r>
      </m:oMath>
      <w:r w:rsidR="00BA343D">
        <w:rPr>
          <w:noProof/>
        </w:rPr>
        <w:t xml:space="preserve"> plane. </w:t>
      </w:r>
      <w:r w:rsidR="00D40B43">
        <w:rPr>
          <w:noProof/>
        </w:rPr>
        <w:t xml:space="preserve">The </w:t>
      </w:r>
      <w:r w:rsidR="009E713F">
        <w:rPr>
          <w:noProof/>
        </w:rPr>
        <w:t>blue</w:t>
      </w:r>
      <w:r w:rsidR="00D40B43">
        <w:rPr>
          <w:noProof/>
        </w:rPr>
        <w:t xml:space="preserve"> Cylinder is considered as the second</w:t>
      </w:r>
      <w:r>
        <w:rPr>
          <w:noProof/>
        </w:rPr>
        <w:t>ary</w:t>
      </w:r>
      <w:r w:rsidR="00D40B43">
        <w:rPr>
          <w:noProof/>
        </w:rPr>
        <w:t xml:space="preserve"> master. The master cylinder</w:t>
      </w:r>
      <w:r w:rsidR="00BA343D">
        <w:rPr>
          <w:noProof/>
        </w:rPr>
        <w:t xml:space="preserve"> with free parameters </w:t>
      </w:r>
      <w:r w:rsidR="00BA343D" w:rsidRPr="00BA343D">
        <w:rPr>
          <w:noProof/>
          <w:position w:val="-14"/>
        </w:rPr>
        <w:object w:dxaOrig="940" w:dyaOrig="400">
          <v:shape id="_x0000_i1047" type="#_x0000_t75" style="width:46.9pt;height:19.65pt" o:ole="">
            <v:imagedata r:id="rId52" o:title=""/>
          </v:shape>
          <o:OLEObject Type="Embed" ProgID="Equation.DSMT4" ShapeID="_x0000_i1047" DrawAspect="Content" ObjectID="_1422084737" r:id="rId53"/>
        </w:object>
      </w:r>
      <w:r w:rsidR="00D40B43">
        <w:rPr>
          <w:noProof/>
        </w:rPr>
        <w:t xml:space="preserve"> </w:t>
      </w:r>
      <w:r w:rsidR="00BA343D">
        <w:rPr>
          <w:noProof/>
        </w:rPr>
        <w:t xml:space="preserve">in it’s local coordinate system </w:t>
      </w:r>
      <w:r w:rsidR="00D40B43">
        <w:rPr>
          <w:noProof/>
        </w:rPr>
        <w:t>can be written as:</w:t>
      </w:r>
    </w:p>
    <w:p w:rsidR="00D40B43" w:rsidRDefault="00D40B43" w:rsidP="00D40B43">
      <w:pPr>
        <w:pStyle w:val="MTDisplayEquation"/>
      </w:pPr>
      <w:r>
        <w:tab/>
      </w:r>
      <w:r w:rsidRPr="00F46D03">
        <w:rPr>
          <w:position w:val="-50"/>
        </w:rPr>
        <w:object w:dxaOrig="1660" w:dyaOrig="1120">
          <v:shape id="_x0000_i1048" type="#_x0000_t75" style="width:83.7pt;height:55.65pt" o:ole="">
            <v:imagedata r:id="rId54" o:title=""/>
          </v:shape>
          <o:OLEObject Type="Embed" ProgID="Equation.DSMT4" ShapeID="_x0000_i1048" DrawAspect="Content" ObjectID="_1422084738" r:id="rId55"/>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D40B43" w:rsidRDefault="00D40B43" w:rsidP="00D40B43">
      <w:r>
        <w:t xml:space="preserve">The slave cylinder </w:t>
      </w:r>
      <w:r w:rsidR="00BA343D">
        <w:t xml:space="preserve">with free parameters </w:t>
      </w:r>
      <w:r w:rsidR="00BA343D" w:rsidRPr="00BA343D">
        <w:rPr>
          <w:position w:val="-14"/>
        </w:rPr>
        <w:object w:dxaOrig="1020" w:dyaOrig="400">
          <v:shape id="_x0000_i1049" type="#_x0000_t75" style="width:49.4pt;height:19.65pt" o:ole="">
            <v:imagedata r:id="rId56" o:title=""/>
          </v:shape>
          <o:OLEObject Type="Embed" ProgID="Equation.DSMT4" ShapeID="_x0000_i1049" DrawAspect="Content" ObjectID="_1422084739" r:id="rId57"/>
        </w:object>
      </w:r>
      <w:r>
        <w:t>in the master’s local coordinate system can be found as:</w:t>
      </w:r>
    </w:p>
    <w:p w:rsidR="00D40B43" w:rsidRDefault="00D40B43" w:rsidP="00D40B43">
      <w:pPr>
        <w:pStyle w:val="MTDisplayEquation"/>
      </w:pPr>
      <w:r>
        <w:tab/>
      </w:r>
      <w:r w:rsidRPr="00E70513">
        <w:rPr>
          <w:position w:val="-50"/>
        </w:rPr>
        <w:object w:dxaOrig="3280" w:dyaOrig="1120">
          <v:shape id="_x0000_i1050" type="#_x0000_t75" style="width:163.65pt;height:55.65pt" o:ole="">
            <v:imagedata r:id="rId58" o:title=""/>
          </v:shape>
          <o:OLEObject Type="Embed" ProgID="Equation.DSMT4" ShapeID="_x0000_i1050" DrawAspect="Content" ObjectID="_1422084740" r:id="rId59"/>
        </w:object>
      </w:r>
      <w:r>
        <w:tab/>
      </w:r>
      <w:r w:rsidR="00CB774D">
        <w:fldChar w:fldCharType="begin"/>
      </w:r>
      <w:r>
        <w:instrText xml:space="preserve"> MACROBUTTON MTPlaceRef \* MERGEFORMAT </w:instrText>
      </w:r>
      <w:bookmarkStart w:id="76" w:name="ZEqnNum204608"/>
      <w:r>
        <w:instrText>(</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bookmarkEnd w:id="76"/>
      <w:r w:rsidR="00CB774D">
        <w:fldChar w:fldCharType="end"/>
      </w:r>
    </w:p>
    <w:p w:rsidR="00D40B43" w:rsidRDefault="00BA343D" w:rsidP="00D40B43">
      <w:proofErr w:type="gramStart"/>
      <w:r>
        <w:t>where</w:t>
      </w:r>
      <w:proofErr w:type="gramEnd"/>
      <w:r>
        <w:t xml:space="preserve"> angle </w:t>
      </w:r>
      <w:r w:rsidRPr="00BA343D">
        <w:rPr>
          <w:position w:val="-10"/>
        </w:rPr>
        <w:object w:dxaOrig="220" w:dyaOrig="260">
          <v:shape id="_x0000_i1051" type="#_x0000_t75" style="width:11.7pt;height:13.4pt" o:ole="">
            <v:imagedata r:id="rId60" o:title=""/>
          </v:shape>
          <o:OLEObject Type="Embed" ProgID="Equation.DSMT4" ShapeID="_x0000_i1051" DrawAspect="Content" ObjectID="_1422084741" r:id="rId61"/>
        </w:object>
      </w:r>
      <w:r>
        <w:t xml:space="preserve"> is the intersecting angle between master and slave members. </w:t>
      </w:r>
      <w:r w:rsidR="00D40B43">
        <w:t xml:space="preserve">The surface of the master </w:t>
      </w:r>
      <w:r w:rsidR="00912B16">
        <w:t>cylinder intersected by the</w:t>
      </w:r>
      <w:r w:rsidR="00D40B43">
        <w:t xml:space="preserve"> slave cylinder </w:t>
      </w:r>
      <w:r w:rsidR="006562A7">
        <w:t xml:space="preserve">with free parameters </w:t>
      </w:r>
      <w:r w:rsidR="006562A7" w:rsidRPr="00BA343D">
        <w:rPr>
          <w:position w:val="-14"/>
        </w:rPr>
        <w:object w:dxaOrig="1020" w:dyaOrig="400">
          <v:shape id="_x0000_i1052" type="#_x0000_t75" style="width:49.4pt;height:19.65pt" o:ole="">
            <v:imagedata r:id="rId56" o:title=""/>
          </v:shape>
          <o:OLEObject Type="Embed" ProgID="Equation.DSMT4" ShapeID="_x0000_i1052" DrawAspect="Content" ObjectID="_1422084742" r:id="rId62"/>
        </w:object>
      </w:r>
      <w:r w:rsidR="006562A7">
        <w:t xml:space="preserve"> </w:t>
      </w:r>
      <w:r w:rsidR="00D40B43">
        <w:t>in the master’s local coordinate can be found as:</w:t>
      </w:r>
    </w:p>
    <w:p w:rsidR="00D40B43" w:rsidRPr="0073779F" w:rsidRDefault="00D40B43" w:rsidP="00D40B43">
      <w:pPr>
        <w:pStyle w:val="MTDisplayEquation"/>
      </w:pPr>
      <w:r>
        <w:tab/>
      </w:r>
      <w:r w:rsidRPr="0073779F">
        <w:rPr>
          <w:position w:val="-60"/>
        </w:rPr>
        <w:object w:dxaOrig="4520" w:dyaOrig="1320">
          <v:shape id="_x0000_i1053" type="#_x0000_t75" style="width:227.3pt;height:67pt" o:ole="">
            <v:imagedata r:id="rId63" o:title=""/>
          </v:shape>
          <o:OLEObject Type="Embed" ProgID="Equation.DSMT4" ShapeID="_x0000_i1053" DrawAspect="Content" ObjectID="_1422084743" r:id="rId64"/>
        </w:object>
      </w:r>
      <w:r>
        <w:tab/>
      </w:r>
      <w:r w:rsidR="00CB774D">
        <w:fldChar w:fldCharType="begin"/>
      </w:r>
      <w:r>
        <w:instrText xml:space="preserve"> MACROBUTTON MTPlaceRef \* MERGEFORMAT </w:instrText>
      </w:r>
      <w:bookmarkStart w:id="77" w:name="ZEqnNum572803"/>
      <w:r>
        <w:instrText>(</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bookmarkEnd w:id="77"/>
      <w:r w:rsidR="00CB774D">
        <w:fldChar w:fldCharType="end"/>
      </w:r>
    </w:p>
    <w:p w:rsidR="00136C44" w:rsidRDefault="00BA343D">
      <w:pPr>
        <w:pStyle w:val="Heading2"/>
      </w:pPr>
      <w:bookmarkStart w:id="78" w:name="_Toc317064103"/>
      <w:r>
        <w:t>Super</w:t>
      </w:r>
      <w:r w:rsidR="00876F49">
        <w:t xml:space="preserve"> member in global coordinate system</w:t>
      </w:r>
      <w:bookmarkEnd w:id="78"/>
    </w:p>
    <w:p w:rsidR="00136C44" w:rsidRDefault="00BA343D">
      <w:r>
        <w:t xml:space="preserve">The master member of the super member in global coordinate system can be obtained using </w:t>
      </w:r>
      <w:proofErr w:type="gramStart"/>
      <w:r>
        <w:t xml:space="preserve">equation </w:t>
      </w:r>
      <w:proofErr w:type="gramEnd"/>
      <w:r w:rsidR="00CB774D">
        <w:fldChar w:fldCharType="begin"/>
      </w:r>
      <w:r>
        <w:instrText xml:space="preserve"> GOTOBUTTON ZEqnNum727810  \* MERGEFORMAT </w:instrText>
      </w:r>
      <w:r w:rsidR="00CB774D">
        <w:fldChar w:fldCharType="begin"/>
      </w:r>
      <w:r>
        <w:instrText xml:space="preserve"> REF ZEqnNum727810 \* Charformat \! \* MERGEFORMAT </w:instrText>
      </w:r>
      <w:r w:rsidR="00CB774D">
        <w:fldChar w:fldCharType="separate"/>
      </w:r>
      <w:r w:rsidR="009F494D">
        <w:instrText>(2.0)</w:instrText>
      </w:r>
      <w:r w:rsidR="00CB774D">
        <w:fldChar w:fldCharType="end"/>
      </w:r>
      <w:r w:rsidR="00CB774D">
        <w:fldChar w:fldCharType="end"/>
      </w:r>
      <w:r>
        <w:t xml:space="preserve">. </w:t>
      </w:r>
      <w:r w:rsidR="00FD4272">
        <w:t>The slave cylinder axis needs to lie in the x-z plane of local master coordinate system</w:t>
      </w:r>
      <w:r w:rsidR="00935B69">
        <w:t xml:space="preserve"> for an easier calculation of the </w:t>
      </w:r>
      <w:r w:rsidR="009E713F">
        <w:t>intersecting</w:t>
      </w:r>
      <w:r w:rsidR="00935B69">
        <w:t xml:space="preserve"> points</w:t>
      </w:r>
      <w:r w:rsidR="00FD4272">
        <w:t xml:space="preserve">. </w:t>
      </w:r>
      <w:r w:rsidR="00857F57">
        <w:t>Therefore</w:t>
      </w:r>
      <w:r w:rsidR="000E3939">
        <w:t>,</w:t>
      </w:r>
      <w:r w:rsidR="00857F57">
        <w:t xml:space="preserve"> the rotation of the slave cylinder needs an </w:t>
      </w:r>
      <w:proofErr w:type="gramStart"/>
      <w:r w:rsidR="00857F57">
        <w:t xml:space="preserve">angle </w:t>
      </w:r>
      <w:proofErr w:type="gramEnd"/>
      <w:r w:rsidR="00C57FA0" w:rsidRPr="00857F57">
        <w:rPr>
          <w:position w:val="-10"/>
        </w:rPr>
        <w:object w:dxaOrig="240" w:dyaOrig="260">
          <v:shape id="_x0000_i1054" type="#_x0000_t75" style="width:11.7pt;height:13.4pt" o:ole="">
            <v:imagedata r:id="rId65" o:title=""/>
          </v:shape>
          <o:OLEObject Type="Embed" ProgID="Equation.DSMT4" ShapeID="_x0000_i1054" DrawAspect="Content" ObjectID="_1422084744" r:id="rId66"/>
        </w:object>
      </w:r>
      <w:r w:rsidR="00857F57">
        <w:t xml:space="preserve">, which is the angle between master </w:t>
      </w:r>
      <m:oMath>
        <m:r>
          <w:rPr>
            <w:rFonts w:ascii="Cambria Math" w:hAnsi="Cambria Math"/>
          </w:rPr>
          <m:t>x</m:t>
        </m:r>
      </m:oMath>
      <w:r w:rsidR="00857F57">
        <w:t xml:space="preserve"> axis and </w:t>
      </w:r>
      <w:r w:rsidR="00EE420D">
        <w:t xml:space="preserve">slave </w:t>
      </w:r>
      <w:r w:rsidR="009E713F">
        <w:t xml:space="preserve">cylinder </w:t>
      </w:r>
      <w:r w:rsidR="00EE420D">
        <w:t>axis projected</w:t>
      </w:r>
      <w:r w:rsidR="00857F57">
        <w:t xml:space="preserve"> on the master top plane. </w:t>
      </w:r>
    </w:p>
    <w:p w:rsidR="0064249D" w:rsidRDefault="00C57FA0">
      <w:pPr>
        <w:rPr>
          <w:rFonts w:eastAsiaTheme="minorEastAsia"/>
        </w:rPr>
      </w:pPr>
      <w:r>
        <w:t xml:space="preserve">Angle </w:t>
      </w:r>
      <m:oMath>
        <m:r>
          <w:rPr>
            <w:rFonts w:ascii="Cambria Math" w:hAnsi="Cambria Math"/>
          </w:rPr>
          <m:t>ψ</m:t>
        </m:r>
      </m:oMath>
      <w:r>
        <w:rPr>
          <w:rFonts w:eastAsiaTheme="minorEastAsia"/>
        </w:rPr>
        <w:t xml:space="preserve"> is illustrated in </w:t>
      </w:r>
      <w:r w:rsidR="00CB774D">
        <w:rPr>
          <w:rFonts w:eastAsiaTheme="minorEastAsia"/>
        </w:rPr>
        <w:fldChar w:fldCharType="begin"/>
      </w:r>
      <w:r>
        <w:rPr>
          <w:rFonts w:eastAsiaTheme="minorEastAsia"/>
        </w:rPr>
        <w:instrText xml:space="preserve"> REF _Ref309049249 \h </w:instrText>
      </w:r>
      <w:r w:rsidR="00CB774D">
        <w:rPr>
          <w:rFonts w:eastAsiaTheme="minorEastAsia"/>
        </w:rPr>
      </w:r>
      <w:r w:rsidR="00CB774D">
        <w:rPr>
          <w:rFonts w:eastAsiaTheme="minorEastAsia"/>
        </w:rPr>
        <w:fldChar w:fldCharType="separate"/>
      </w:r>
      <w:r w:rsidR="009F494D">
        <w:t xml:space="preserve">Figure </w:t>
      </w:r>
      <w:r w:rsidR="009F494D">
        <w:rPr>
          <w:noProof/>
        </w:rPr>
        <w:t>15</w:t>
      </w:r>
      <w:r w:rsidR="00CB774D">
        <w:rPr>
          <w:rFonts w:eastAsiaTheme="minorEastAsia"/>
        </w:rPr>
        <w:fldChar w:fldCharType="end"/>
      </w:r>
      <w:r>
        <w:rPr>
          <w:rFonts w:eastAsiaTheme="minorEastAsia"/>
        </w:rPr>
        <w:t xml:space="preserve">. Cylinders in cyan are rotated together using the master transformation matrix. The slave cylinder in pink is at the real location in the space. </w:t>
      </w:r>
      <w:r w:rsidR="006F3913">
        <w:rPr>
          <w:rFonts w:eastAsiaTheme="minorEastAsia"/>
        </w:rPr>
        <w:t xml:space="preserve">Axis </w:t>
      </w:r>
      <w:r w:rsidR="006F3913" w:rsidRPr="0064249D">
        <w:rPr>
          <w:rFonts w:eastAsiaTheme="minorEastAsia"/>
          <w:position w:val="-12"/>
        </w:rPr>
        <w:object w:dxaOrig="300" w:dyaOrig="380">
          <v:shape id="_x0000_i1055" type="#_x0000_t75" style="width:15.05pt;height:19.25pt" o:ole="">
            <v:imagedata r:id="rId67" o:title=""/>
          </v:shape>
          <o:OLEObject Type="Embed" ProgID="Equation.DSMT4" ShapeID="_x0000_i1055" DrawAspect="Content" ObjectID="_1422084745" r:id="rId68"/>
        </w:object>
      </w:r>
      <w:r w:rsidR="006F3913">
        <w:rPr>
          <w:rFonts w:eastAsiaTheme="minorEastAsia"/>
        </w:rPr>
        <w:t xml:space="preserve"> projected on the master top plane is aligned with master </w:t>
      </w:r>
      <w:r w:rsidR="006F3913" w:rsidRPr="006F3913">
        <w:rPr>
          <w:rFonts w:eastAsiaTheme="minorEastAsia"/>
          <w:position w:val="-12"/>
        </w:rPr>
        <w:object w:dxaOrig="300" w:dyaOrig="360">
          <v:shape id="_x0000_i1056" type="#_x0000_t75" style="width:15.05pt;height:18pt" o:ole="">
            <v:imagedata r:id="rId69" o:title=""/>
          </v:shape>
          <o:OLEObject Type="Embed" ProgID="Equation.DSMT4" ShapeID="_x0000_i1056" DrawAspect="Content" ObjectID="_1422084746" r:id="rId70"/>
        </w:object>
      </w:r>
      <w:r w:rsidR="006F3913">
        <w:rPr>
          <w:rFonts w:eastAsiaTheme="minorEastAsia"/>
        </w:rPr>
        <w:t xml:space="preserve"> with 180 degrees. </w:t>
      </w:r>
      <w:r w:rsidR="006F3913" w:rsidRPr="006F3913">
        <w:rPr>
          <w:rFonts w:eastAsiaTheme="minorEastAsia"/>
          <w:position w:val="-10"/>
        </w:rPr>
        <w:object w:dxaOrig="240" w:dyaOrig="260">
          <v:shape id="_x0000_i1057" type="#_x0000_t75" style="width:12.15pt;height:12.55pt" o:ole="">
            <v:imagedata r:id="rId71" o:title=""/>
          </v:shape>
          <o:OLEObject Type="Embed" ProgID="Equation.DSMT4" ShapeID="_x0000_i1057" DrawAspect="Content" ObjectID="_1422084747" r:id="rId72"/>
        </w:object>
      </w:r>
      <w:r w:rsidR="006F3913">
        <w:rPr>
          <w:rFonts w:eastAsiaTheme="minorEastAsia"/>
        </w:rPr>
        <w:t xml:space="preserve"> </w:t>
      </w:r>
      <w:proofErr w:type="gramStart"/>
      <w:r w:rsidR="006F3913">
        <w:rPr>
          <w:rFonts w:eastAsiaTheme="minorEastAsia"/>
        </w:rPr>
        <w:t>is</w:t>
      </w:r>
      <w:proofErr w:type="gramEnd"/>
      <w:r w:rsidR="006F3913">
        <w:rPr>
          <w:rFonts w:eastAsiaTheme="minorEastAsia"/>
        </w:rPr>
        <w:t xml:space="preserve"> the angle between </w:t>
      </w:r>
      <w:r w:rsidR="006F3913" w:rsidRPr="006F3913">
        <w:rPr>
          <w:rFonts w:eastAsiaTheme="minorEastAsia"/>
          <w:position w:val="-12"/>
        </w:rPr>
        <w:object w:dxaOrig="300" w:dyaOrig="360">
          <v:shape id="_x0000_i1058" type="#_x0000_t75" style="width:15.05pt;height:18pt" o:ole="">
            <v:imagedata r:id="rId73" o:title=""/>
          </v:shape>
          <o:OLEObject Type="Embed" ProgID="Equation.DSMT4" ShapeID="_x0000_i1058" DrawAspect="Content" ObjectID="_1422084748" r:id="rId74"/>
        </w:object>
      </w:r>
      <w:r w:rsidR="006F3913">
        <w:rPr>
          <w:rFonts w:eastAsiaTheme="minorEastAsia"/>
        </w:rPr>
        <w:t xml:space="preserve"> and projection of </w:t>
      </w:r>
      <w:r w:rsidR="006F3913" w:rsidRPr="006F3913">
        <w:rPr>
          <w:rFonts w:eastAsiaTheme="minorEastAsia"/>
          <w:position w:val="-12"/>
        </w:rPr>
        <w:object w:dxaOrig="240" w:dyaOrig="360">
          <v:shape id="_x0000_i1059" type="#_x0000_t75" style="width:12.15pt;height:18pt" o:ole="">
            <v:imagedata r:id="rId75" o:title=""/>
          </v:shape>
          <o:OLEObject Type="Embed" ProgID="Equation.DSMT4" ShapeID="_x0000_i1059" DrawAspect="Content" ObjectID="_1422084749" r:id="rId76"/>
        </w:object>
      </w:r>
      <w:r w:rsidR="006F3913">
        <w:rPr>
          <w:rFonts w:eastAsiaTheme="minorEastAsia"/>
        </w:rPr>
        <w:t xml:space="preserve">. </w:t>
      </w:r>
      <w:proofErr w:type="gramStart"/>
      <w:r>
        <w:rPr>
          <w:rFonts w:eastAsiaTheme="minorEastAsia"/>
        </w:rPr>
        <w:t xml:space="preserve">After being rotated together with the master cylinder, the slave cylinder in cyan needs to be rotated with respect to </w:t>
      </w:r>
      <w:r w:rsidRPr="00C57FA0">
        <w:rPr>
          <w:rFonts w:eastAsiaTheme="minorEastAsia"/>
          <w:position w:val="-12"/>
        </w:rPr>
        <w:object w:dxaOrig="279" w:dyaOrig="360">
          <v:shape id="_x0000_i1060" type="#_x0000_t75" style="width:13.4pt;height:18pt" o:ole="">
            <v:imagedata r:id="rId77" o:title=""/>
          </v:shape>
          <o:OLEObject Type="Embed" ProgID="Equation.DSMT4" ShapeID="_x0000_i1060" DrawAspect="Content" ObjectID="_1422084750" r:id="rId78"/>
        </w:object>
      </w:r>
      <w:r>
        <w:rPr>
          <w:rFonts w:eastAsiaTheme="minorEastAsia"/>
        </w:rPr>
        <w:t xml:space="preserve"> in an angle </w:t>
      </w:r>
      <w:r w:rsidRPr="00C57FA0">
        <w:rPr>
          <w:rFonts w:eastAsiaTheme="minorEastAsia"/>
          <w:position w:val="-10"/>
        </w:rPr>
        <w:object w:dxaOrig="620" w:dyaOrig="260">
          <v:shape id="_x0000_i1061" type="#_x0000_t75" style="width:31pt;height:12.55pt" o:ole="">
            <v:imagedata r:id="rId79" o:title=""/>
          </v:shape>
          <o:OLEObject Type="Embed" ProgID="Equation.DSMT4" ShapeID="_x0000_i1061" DrawAspect="Content" ObjectID="_1422084751" r:id="rId80"/>
        </w:object>
      </w:r>
      <w:r>
        <w:rPr>
          <w:rFonts w:eastAsiaTheme="minorEastAsia"/>
        </w:rPr>
        <w:t xml:space="preserve"> to reach </w:t>
      </w:r>
      <w:r w:rsidR="0073780B">
        <w:rPr>
          <w:rFonts w:eastAsiaTheme="minorEastAsia"/>
        </w:rPr>
        <w:t>its</w:t>
      </w:r>
      <w:r>
        <w:rPr>
          <w:rFonts w:eastAsiaTheme="minorEastAsia"/>
        </w:rPr>
        <w:t xml:space="preserve"> </w:t>
      </w:r>
      <w:r w:rsidR="0073780B">
        <w:rPr>
          <w:rFonts w:eastAsiaTheme="minorEastAsia"/>
        </w:rPr>
        <w:t xml:space="preserve">actual </w:t>
      </w:r>
      <w:r>
        <w:rPr>
          <w:rFonts w:eastAsiaTheme="minorEastAsia"/>
        </w:rPr>
        <w:t>location.</w:t>
      </w:r>
      <w:proofErr w:type="gramEnd"/>
      <w:r>
        <w:rPr>
          <w:rFonts w:eastAsiaTheme="minorEastAsia"/>
        </w:rPr>
        <w:t xml:space="preserve"> </w:t>
      </w:r>
    </w:p>
    <w:p w:rsidR="009F3D6A" w:rsidRDefault="0064249D">
      <w:pPr>
        <w:pStyle w:val="MTDisplayEquation"/>
      </w:pPr>
      <w:r>
        <w:lastRenderedPageBreak/>
        <w:tab/>
      </w:r>
      <w:r w:rsidRPr="0064249D">
        <w:rPr>
          <w:position w:val="-4"/>
        </w:rPr>
        <w:object w:dxaOrig="180" w:dyaOrig="279">
          <v:shape id="_x0000_i1062" type="#_x0000_t75" style="width:9.2pt;height:13.4pt" o:ole="">
            <v:imagedata r:id="rId81" o:title=""/>
          </v:shape>
          <o:OLEObject Type="Embed" ProgID="Equation.DSMT4" ShapeID="_x0000_i1062" DrawAspect="Content" ObjectID="_1422084752" r:id="rId82"/>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9F3D6A" w:rsidRDefault="00CA1FFA">
      <w:pPr>
        <w:keepNext/>
      </w:pPr>
      <w:r>
        <w:rPr>
          <w:noProof/>
        </w:rPr>
        <w:drawing>
          <wp:inline distT="0" distB="0" distL="0" distR="0">
            <wp:extent cx="5943158" cy="2440940"/>
            <wp:effectExtent l="19050" t="0" r="442" b="0"/>
            <wp:docPr id="9" name="Picture 8" descr="masterlocal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localrotation.png"/>
                    <pic:cNvPicPr/>
                  </pic:nvPicPr>
                  <pic:blipFill>
                    <a:blip r:embed="rId83" cstate="print"/>
                    <a:stretch>
                      <a:fillRect/>
                    </a:stretch>
                  </pic:blipFill>
                  <pic:spPr>
                    <a:xfrm>
                      <a:off x="0" y="0"/>
                      <a:ext cx="5943158" cy="2440940"/>
                    </a:xfrm>
                    <a:prstGeom prst="rect">
                      <a:avLst/>
                    </a:prstGeom>
                  </pic:spPr>
                </pic:pic>
              </a:graphicData>
            </a:graphic>
          </wp:inline>
        </w:drawing>
      </w:r>
    </w:p>
    <w:p w:rsidR="009F3D6A" w:rsidRDefault="00C42ED7">
      <w:pPr>
        <w:pStyle w:val="Caption"/>
        <w:jc w:val="center"/>
      </w:pPr>
      <w:bookmarkStart w:id="79" w:name="_Ref309049249"/>
      <w:r>
        <w:t xml:space="preserve">Figure </w:t>
      </w:r>
      <w:r w:rsidR="00CB774D">
        <w:fldChar w:fldCharType="begin"/>
      </w:r>
      <w:r>
        <w:instrText xml:space="preserve"> SEQ Figure \* ARABIC </w:instrText>
      </w:r>
      <w:r w:rsidR="00CB774D">
        <w:fldChar w:fldCharType="separate"/>
      </w:r>
      <w:r w:rsidR="008A275A">
        <w:rPr>
          <w:noProof/>
        </w:rPr>
        <w:t>15</w:t>
      </w:r>
      <w:r w:rsidR="00CB774D">
        <w:fldChar w:fldCharType="end"/>
      </w:r>
      <w:bookmarkEnd w:id="79"/>
      <w:r w:rsidR="0073780B">
        <w:t xml:space="preserve">: Angle </w:t>
      </w:r>
      <m:oMath>
        <m:r>
          <m:rPr>
            <m:sty m:val="bi"/>
          </m:rPr>
          <w:rPr>
            <w:rFonts w:ascii="Cambria Math" w:hAnsi="Cambria Math"/>
          </w:rPr>
          <m:t>ψ</m:t>
        </m:r>
      </m:oMath>
    </w:p>
    <w:p w:rsidR="00136C44" w:rsidRDefault="00964D4E">
      <w:r>
        <w:t>The slave member and the common surface can be transformed from master local coordinate system to global coordinate system as follows:</w:t>
      </w:r>
    </w:p>
    <w:p w:rsidR="00136C44" w:rsidRDefault="00964D4E">
      <w:pPr>
        <w:pStyle w:val="MTDisplayEquation"/>
      </w:pPr>
      <w:r>
        <w:tab/>
      </w:r>
      <w:r w:rsidRPr="00964D4E">
        <w:rPr>
          <w:position w:val="-98"/>
        </w:rPr>
        <w:object w:dxaOrig="4320" w:dyaOrig="2079">
          <v:shape id="_x0000_i1063" type="#_x0000_t75" style="width:3in;height:103pt" o:ole="">
            <v:imagedata r:id="rId84" o:title=""/>
          </v:shape>
          <o:OLEObject Type="Embed" ProgID="Equation.DSMT4" ShapeID="_x0000_i1063" DrawAspect="Content" ObjectID="_1422084753" r:id="rId85"/>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136C44" w:rsidRDefault="009C3B77">
      <w:proofErr w:type="gramStart"/>
      <w:r>
        <w:t>where</w:t>
      </w:r>
      <w:proofErr w:type="gramEnd"/>
      <w:r>
        <w:t xml:space="preserve"> </w:t>
      </w:r>
      <w:r w:rsidRPr="009C3B77">
        <w:rPr>
          <w:position w:val="-6"/>
        </w:rPr>
        <w:object w:dxaOrig="380" w:dyaOrig="320">
          <v:shape id="_x0000_i1064" type="#_x0000_t75" style="width:19.65pt;height:16.75pt" o:ole="">
            <v:imagedata r:id="rId86" o:title=""/>
          </v:shape>
          <o:OLEObject Type="Embed" ProgID="Equation.DSMT4" ShapeID="_x0000_i1064" DrawAspect="Content" ObjectID="_1422084754" r:id="rId87"/>
        </w:object>
      </w:r>
      <w:r>
        <w:t xml:space="preserve"> is the direction cosine matrix of the master cylinder, </w:t>
      </w:r>
      <w:r w:rsidRPr="009C3B77">
        <w:rPr>
          <w:position w:val="-12"/>
        </w:rPr>
        <w:object w:dxaOrig="260" w:dyaOrig="360">
          <v:shape id="_x0000_i1065" type="#_x0000_t75" style="width:13.4pt;height:19.25pt" o:ole="">
            <v:imagedata r:id="rId88" o:title=""/>
          </v:shape>
          <o:OLEObject Type="Embed" ProgID="Equation.DSMT4" ShapeID="_x0000_i1065" DrawAspect="Content" ObjectID="_1422084755" r:id="rId89"/>
        </w:object>
      </w:r>
      <w:r>
        <w:t xml:space="preserve"> is the length of the master cylinder</w:t>
      </w:r>
      <w:r w:rsidR="000F690A">
        <w:t xml:space="preserve">, </w:t>
      </w:r>
      <w:r w:rsidR="000F690A" w:rsidRPr="000F690A">
        <w:rPr>
          <w:position w:val="-14"/>
        </w:rPr>
        <w:object w:dxaOrig="340" w:dyaOrig="380">
          <v:shape id="_x0000_i1066" type="#_x0000_t75" style="width:16.75pt;height:19.65pt" o:ole="">
            <v:imagedata r:id="rId90" o:title=""/>
          </v:shape>
          <o:OLEObject Type="Embed" ProgID="Equation.DSMT4" ShapeID="_x0000_i1066" DrawAspect="Content" ObjectID="_1422084756" r:id="rId91"/>
        </w:object>
      </w:r>
      <w:r w:rsidR="000F690A">
        <w:t xml:space="preserve"> can be calculated as follows:</w:t>
      </w:r>
    </w:p>
    <w:p w:rsidR="00136C44" w:rsidRDefault="000F690A">
      <w:pPr>
        <w:pStyle w:val="MTDisplayEquation"/>
      </w:pPr>
      <w:r>
        <w:tab/>
      </w:r>
      <w:r w:rsidR="0073780B" w:rsidRPr="000F690A">
        <w:rPr>
          <w:position w:val="-50"/>
        </w:rPr>
        <w:object w:dxaOrig="2560" w:dyaOrig="1120">
          <v:shape id="_x0000_i1067" type="#_x0000_t75" style="width:127.65pt;height:55.65pt" o:ole="">
            <v:imagedata r:id="rId92" o:title=""/>
          </v:shape>
          <o:OLEObject Type="Embed" ProgID="Equation.DSMT4" ShapeID="_x0000_i1067" DrawAspect="Content" ObjectID="_1422084757" r:id="rId93"/>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380344" w:rsidRDefault="00380344" w:rsidP="00380344">
      <w:r>
        <w:t xml:space="preserve">The angle </w:t>
      </w:r>
      <w:r w:rsidR="0073780B" w:rsidRPr="00410C5E">
        <w:rPr>
          <w:position w:val="-10"/>
        </w:rPr>
        <w:object w:dxaOrig="240" w:dyaOrig="300">
          <v:shape id="_x0000_i1068" type="#_x0000_t75" style="width:11.7pt;height:15.05pt" o:ole="">
            <v:imagedata r:id="rId94" o:title=""/>
          </v:shape>
          <o:OLEObject Type="Embed" ProgID="Equation.DSMT4" ShapeID="_x0000_i1068" DrawAspect="Content" ObjectID="_1422084758" r:id="rId95"/>
        </w:object>
      </w:r>
      <w:r>
        <w:t xml:space="preserve"> can be calculated as follows:</w:t>
      </w:r>
    </w:p>
    <w:p w:rsidR="009F3D6A" w:rsidRDefault="0073780B">
      <w:pPr>
        <w:pStyle w:val="MTDisplayEquation"/>
      </w:pPr>
      <w:r>
        <w:tab/>
      </w:r>
      <w:r w:rsidRPr="0073780B">
        <w:rPr>
          <w:position w:val="-32"/>
        </w:rPr>
        <w:object w:dxaOrig="3379" w:dyaOrig="760">
          <v:shape id="_x0000_i1069" type="#_x0000_t75" style="width:169.1pt;height:38.1pt" o:ole="">
            <v:imagedata r:id="rId96" o:title=""/>
          </v:shape>
          <o:OLEObject Type="Embed" ProgID="Equation.DSMT4" ShapeID="_x0000_i1069" DrawAspect="Content" ObjectID="_1422084759" r:id="rId97"/>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380344" w:rsidRDefault="00380344" w:rsidP="00380344">
      <w:pPr>
        <w:pStyle w:val="MTDisplayEquation"/>
      </w:pPr>
      <w:r>
        <w:tab/>
      </w:r>
      <w:r w:rsidR="0073780B" w:rsidRPr="0073780B">
        <w:rPr>
          <w:position w:val="-16"/>
        </w:rPr>
        <w:object w:dxaOrig="2920" w:dyaOrig="440">
          <v:shape id="_x0000_i1070" type="#_x0000_t75" style="width:146.1pt;height:20.95pt" o:ole="">
            <v:imagedata r:id="rId98" o:title=""/>
          </v:shape>
          <o:OLEObject Type="Embed" ProgID="Equation.DSMT4" ShapeID="_x0000_i1070" DrawAspect="Content" ObjectID="_1422084760" r:id="rId99"/>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380344" w:rsidRDefault="00380344" w:rsidP="00380344">
      <w:proofErr w:type="gramStart"/>
      <w:r>
        <w:lastRenderedPageBreak/>
        <w:t>where</w:t>
      </w:r>
      <w:proofErr w:type="gramEnd"/>
      <w:r>
        <w:t xml:space="preserve"> </w:t>
      </w:r>
      <w:r w:rsidRPr="00321574">
        <w:rPr>
          <w:position w:val="-14"/>
        </w:rPr>
        <w:object w:dxaOrig="859" w:dyaOrig="400">
          <v:shape id="_x0000_i1071" type="#_x0000_t75" style="width:42.7pt;height:19.65pt" o:ole="">
            <v:imagedata r:id="rId100" o:title=""/>
          </v:shape>
          <o:OLEObject Type="Embed" ProgID="Equation.DSMT4" ShapeID="_x0000_i1071" DrawAspect="Content" ObjectID="_1422084761" r:id="rId101"/>
        </w:object>
      </w:r>
      <w:r>
        <w:t xml:space="preserve"> is the unit direction vector of the slave axis projection on the master top plane, </w:t>
      </w:r>
      <w:r w:rsidRPr="00321574">
        <w:rPr>
          <w:position w:val="-14"/>
        </w:rPr>
        <w:object w:dxaOrig="360" w:dyaOrig="400">
          <v:shape id="_x0000_i1072" type="#_x0000_t75" style="width:19.25pt;height:19.65pt" o:ole="">
            <v:imagedata r:id="rId102" o:title=""/>
          </v:shape>
          <o:OLEObject Type="Embed" ProgID="Equation.DSMT4" ShapeID="_x0000_i1072" DrawAspect="Content" ObjectID="_1422084762" r:id="rId103"/>
        </w:object>
      </w:r>
      <w:r>
        <w:t xml:space="preserve"> are the components of the master direction cosine matrix, </w:t>
      </w:r>
      <w:r w:rsidRPr="00321574">
        <w:rPr>
          <w:position w:val="-12"/>
        </w:rPr>
        <w:object w:dxaOrig="340" w:dyaOrig="380">
          <v:shape id="_x0000_i1073" type="#_x0000_t75" style="width:16.75pt;height:19.65pt" o:ole="">
            <v:imagedata r:id="rId104" o:title=""/>
          </v:shape>
          <o:OLEObject Type="Embed" ProgID="Equation.DSMT4" ShapeID="_x0000_i1073" DrawAspect="Content" ObjectID="_1422084763" r:id="rId105"/>
        </w:object>
      </w:r>
      <w:r>
        <w:t xml:space="preserve"> and </w:t>
      </w:r>
      <w:r w:rsidRPr="00321574">
        <w:rPr>
          <w:position w:val="-12"/>
        </w:rPr>
        <w:object w:dxaOrig="300" w:dyaOrig="380">
          <v:shape id="_x0000_i1074" type="#_x0000_t75" style="width:14.65pt;height:19.65pt" o:ole="">
            <v:imagedata r:id="rId106" o:title=""/>
          </v:shape>
          <o:OLEObject Type="Embed" ProgID="Equation.DSMT4" ShapeID="_x0000_i1074" DrawAspect="Content" ObjectID="_1422084764" r:id="rId107"/>
        </w:object>
      </w:r>
      <w:r>
        <w:t xml:space="preserve"> are the global </w:t>
      </w:r>
      <w:r w:rsidRPr="00321574">
        <w:rPr>
          <w:position w:val="-4"/>
        </w:rPr>
        <w:object w:dxaOrig="220" w:dyaOrig="260">
          <v:shape id="_x0000_i1075" type="#_x0000_t75" style="width:11.7pt;height:13.4pt" o:ole="">
            <v:imagedata r:id="rId108" o:title=""/>
          </v:shape>
          <o:OLEObject Type="Embed" ProgID="Equation.DSMT4" ShapeID="_x0000_i1075" DrawAspect="Content" ObjectID="_1422084765" r:id="rId109"/>
        </w:object>
      </w:r>
      <w:r>
        <w:t xml:space="preserve"> coordinate of master end node and slave end node respectively. The unit direction vector </w:t>
      </w:r>
      <w:r w:rsidRPr="00321574">
        <w:rPr>
          <w:position w:val="-14"/>
        </w:rPr>
        <w:object w:dxaOrig="859" w:dyaOrig="400">
          <v:shape id="_x0000_i1076" type="#_x0000_t75" style="width:42.7pt;height:19.65pt" o:ole="">
            <v:imagedata r:id="rId100" o:title=""/>
          </v:shape>
          <o:OLEObject Type="Embed" ProgID="Equation.DSMT4" ShapeID="_x0000_i1076" DrawAspect="Content" ObjectID="_1422084766" r:id="rId110"/>
        </w:object>
      </w:r>
      <w:r>
        <w:t xml:space="preserve">  can be calculated as follows:</w:t>
      </w:r>
    </w:p>
    <w:p w:rsidR="00380344" w:rsidRDefault="00380344" w:rsidP="00380344">
      <w:pPr>
        <w:pStyle w:val="MTDisplayEquation"/>
      </w:pPr>
      <w:r>
        <w:tab/>
      </w:r>
      <w:r w:rsidRPr="00321574">
        <w:rPr>
          <w:position w:val="-54"/>
        </w:rPr>
        <w:object w:dxaOrig="4060" w:dyaOrig="1200">
          <v:shape id="_x0000_i1077" type="#_x0000_t75" style="width:202.6pt;height:60.3pt" o:ole="">
            <v:imagedata r:id="rId111" o:title=""/>
          </v:shape>
          <o:OLEObject Type="Embed" ProgID="Equation.DSMT4" ShapeID="_x0000_i1077" DrawAspect="Content" ObjectID="_1422084767" r:id="rId112"/>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2</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380344" w:rsidRDefault="00380344" w:rsidP="00380344">
      <w:proofErr w:type="gramStart"/>
      <w:r>
        <w:t>where</w:t>
      </w:r>
      <w:proofErr w:type="gramEnd"/>
      <w:r>
        <w:t xml:space="preserve"> </w:t>
      </w:r>
      <w:r w:rsidRPr="00321574">
        <w:rPr>
          <w:position w:val="-4"/>
        </w:rPr>
        <w:object w:dxaOrig="200" w:dyaOrig="260">
          <v:shape id="_x0000_i1078" type="#_x0000_t75" style="width:10.45pt;height:13.4pt" o:ole="">
            <v:imagedata r:id="rId113" o:title=""/>
          </v:shape>
          <o:OLEObject Type="Embed" ProgID="Equation.DSMT4" ShapeID="_x0000_i1078" DrawAspect="Content" ObjectID="_1422084768" r:id="rId114"/>
        </w:object>
      </w:r>
      <w:r>
        <w:t xml:space="preserve"> is the identity matrix, and </w:t>
      </w:r>
      <w:r w:rsidRPr="00321574">
        <w:rPr>
          <w:position w:val="-14"/>
        </w:rPr>
        <w:object w:dxaOrig="320" w:dyaOrig="400">
          <v:shape id="_x0000_i1079" type="#_x0000_t75" style="width:16.75pt;height:19.65pt" o:ole="">
            <v:imagedata r:id="rId115" o:title=""/>
          </v:shape>
          <o:OLEObject Type="Embed" ProgID="Equation.DSMT4" ShapeID="_x0000_i1079" DrawAspect="Content" ObjectID="_1422084769" r:id="rId116"/>
        </w:object>
      </w:r>
      <w:r>
        <w:t xml:space="preserve"> are the components of the slave member direction cosine matrix. </w:t>
      </w:r>
    </w:p>
    <w:p w:rsidR="000D6AB3" w:rsidRDefault="000D6AB3" w:rsidP="000D6AB3">
      <w:pPr>
        <w:pStyle w:val="Heading1"/>
      </w:pPr>
      <w:bookmarkStart w:id="80" w:name="_Toc309631332"/>
      <w:bookmarkStart w:id="81" w:name="_Toc317064104"/>
      <w:bookmarkStart w:id="82" w:name="_Toc296591979"/>
      <w:bookmarkStart w:id="83" w:name="_Toc296930875"/>
      <w:bookmarkStart w:id="84" w:name="_Ref297214267"/>
      <w:bookmarkStart w:id="85" w:name="_Ref297214290"/>
      <w:bookmarkStart w:id="86" w:name="_Ref297215758"/>
      <w:bookmarkStart w:id="87" w:name="_Toc317064105"/>
      <w:bookmarkEnd w:id="80"/>
      <w:bookmarkEnd w:id="81"/>
      <w:r>
        <w:t>Create super member</w:t>
      </w:r>
      <w:bookmarkEnd w:id="82"/>
      <w:bookmarkEnd w:id="83"/>
      <w:r w:rsidR="00CB774D">
        <w:fldChar w:fldCharType="begin"/>
      </w:r>
      <w:r>
        <w:instrText xml:space="preserve"> MACROBUTTON MTEditEquationSection2 </w:instrText>
      </w:r>
      <w:r w:rsidRPr="00BF1D2C">
        <w:rPr>
          <w:rStyle w:val="MTEquationSection"/>
        </w:rPr>
        <w:instrText>Equation Section (Next)</w:instrText>
      </w:r>
      <w:r w:rsidR="008F79C7">
        <w:fldChar w:fldCharType="begin"/>
      </w:r>
      <w:r w:rsidR="008F79C7">
        <w:instrText xml:space="preserve"> SEQ MTEqn \r \h \* MERGEFORMAT </w:instrText>
      </w:r>
      <w:r w:rsidR="008F79C7">
        <w:fldChar w:fldCharType="separate"/>
      </w:r>
      <w:r w:rsidR="008F79C7">
        <w:fldChar w:fldCharType="end"/>
      </w:r>
      <w:r w:rsidR="008F79C7">
        <w:fldChar w:fldCharType="begin"/>
      </w:r>
      <w:r w:rsidR="008F79C7">
        <w:instrText xml:space="preserve"> SEQ MTSec \h \* M</w:instrText>
      </w:r>
      <w:r w:rsidR="008F79C7">
        <w:instrText xml:space="preserve">ERGEFORMAT </w:instrText>
      </w:r>
      <w:r w:rsidR="008F79C7">
        <w:fldChar w:fldCharType="separate"/>
      </w:r>
      <w:r w:rsidR="008F79C7">
        <w:fldChar w:fldCharType="end"/>
      </w:r>
      <w:r w:rsidR="00CB774D">
        <w:fldChar w:fldCharType="end"/>
      </w:r>
      <w:bookmarkEnd w:id="84"/>
      <w:bookmarkEnd w:id="85"/>
      <w:bookmarkEnd w:id="86"/>
      <w:r>
        <w:t>: boundary and new nodes</w:t>
      </w:r>
      <w:bookmarkEnd w:id="87"/>
    </w:p>
    <w:p w:rsidR="000D6AB3" w:rsidRDefault="000D6AB3" w:rsidP="000D6AB3">
      <w:pPr>
        <w:pStyle w:val="Heading2"/>
      </w:pPr>
      <w:bookmarkStart w:id="88" w:name="_Toc296930876"/>
      <w:bookmarkStart w:id="89" w:name="_Toc317064106"/>
      <w:bookmarkStart w:id="90" w:name="_Toc296591981"/>
      <w:r>
        <w:t>The coordinate of the characteristic points</w:t>
      </w:r>
      <w:bookmarkEnd w:id="88"/>
      <w:bookmarkEnd w:id="89"/>
    </w:p>
    <w:p w:rsidR="000D6AB3" w:rsidRDefault="000D6AB3" w:rsidP="000D6AB3">
      <w:r>
        <w:t>If the members at the joints satisfy super member conditions</w:t>
      </w:r>
      <w:r w:rsidRPr="0016683C">
        <w:t xml:space="preserve">, </w:t>
      </w:r>
      <w:r>
        <w:t xml:space="preserve">we will check the intersecting angle of the members at the joint, so that the slave cylinder and the master cylinder are intersecting in a way that </w:t>
      </w:r>
      <w:r w:rsidRPr="0023099B">
        <w:t xml:space="preserve">the common volume </w:t>
      </w:r>
      <w:r>
        <w:t>is</w:t>
      </w:r>
      <w:r w:rsidRPr="0023099B">
        <w:t xml:space="preserve"> bounded by </w:t>
      </w:r>
      <w:r w:rsidR="00E40746">
        <w:t xml:space="preserve">complete </w:t>
      </w:r>
      <w:r w:rsidR="002A3A18">
        <w:t xml:space="preserve">cross-section planes and </w:t>
      </w:r>
      <w:r w:rsidRPr="0023099B">
        <w:t xml:space="preserve">cylindrical surfaces of the </w:t>
      </w:r>
      <w:r>
        <w:t xml:space="preserve">slave and master </w:t>
      </w:r>
      <w:r w:rsidRPr="0023099B">
        <w:t>cylinder</w:t>
      </w:r>
      <w:r>
        <w:t>s</w:t>
      </w:r>
      <w:r w:rsidRPr="0023099B">
        <w:t xml:space="preserve">. </w:t>
      </w:r>
      <w:r w:rsidR="00DC5C4F">
        <w:t>In other words, the slave cylinder cannot intersect with the master cylinder at the end planes, which pass through points 1 and 2</w:t>
      </w:r>
      <w:r w:rsidRPr="0023099B">
        <w:t xml:space="preserve">. </w:t>
      </w:r>
      <w:r>
        <w:t xml:space="preserve">Then </w:t>
      </w:r>
      <w:r w:rsidRPr="0016683C">
        <w:t xml:space="preserve">we are going to find some characteristic points, A, </w:t>
      </w:r>
      <w:r w:rsidR="0019387B">
        <w:t xml:space="preserve">and </w:t>
      </w:r>
      <w:r w:rsidRPr="0016683C">
        <w:t xml:space="preserve">B </w:t>
      </w:r>
      <w:r>
        <w:t>(</w:t>
      </w:r>
      <w:r w:rsidR="00CB774D">
        <w:fldChar w:fldCharType="begin"/>
      </w:r>
      <w:r>
        <w:instrText xml:space="preserve"> REF _Ref296936005 \h </w:instrText>
      </w:r>
      <w:r w:rsidR="00CB774D">
        <w:fldChar w:fldCharType="separate"/>
      </w:r>
      <w:r w:rsidR="009F494D">
        <w:t xml:space="preserve">Figure </w:t>
      </w:r>
      <w:r w:rsidR="009F494D">
        <w:rPr>
          <w:noProof/>
        </w:rPr>
        <w:t>16</w:t>
      </w:r>
      <w:r w:rsidR="00CB774D">
        <w:fldChar w:fldCharType="end"/>
      </w:r>
      <w:r>
        <w:t xml:space="preserve">) on the slave member. </w:t>
      </w:r>
      <w:r w:rsidRPr="0016683C">
        <w:t xml:space="preserve">Points A and </w:t>
      </w:r>
      <w:r w:rsidR="0019387B">
        <w:t>B</w:t>
      </w:r>
      <w:r w:rsidRPr="0016683C">
        <w:t xml:space="preserve"> are top and bottom points on surface where the slave member intersects with the master member. </w:t>
      </w:r>
      <w:r w:rsidR="0019387B">
        <w:t>The super member boundaries are the surfaces enclosed by AA’B’BA’’.</w:t>
      </w:r>
    </w:p>
    <w:p w:rsidR="000D6AB3" w:rsidRDefault="00B61DA5" w:rsidP="000D6AB3">
      <w:pPr>
        <w:keepNext/>
        <w:jc w:val="center"/>
      </w:pPr>
      <w:r>
        <w:rPr>
          <w:noProof/>
        </w:rPr>
        <w:drawing>
          <wp:inline distT="0" distB="0" distL="0" distR="0">
            <wp:extent cx="4356897" cy="2690191"/>
            <wp:effectExtent l="19050" t="0" r="0" b="0"/>
            <wp:docPr id="7" name="Picture 6" descr="boundsuperelement2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superelement2dn.png"/>
                    <pic:cNvPicPr/>
                  </pic:nvPicPr>
                  <pic:blipFill>
                    <a:blip r:embed="rId117" cstate="print"/>
                    <a:stretch>
                      <a:fillRect/>
                    </a:stretch>
                  </pic:blipFill>
                  <pic:spPr>
                    <a:xfrm>
                      <a:off x="0" y="0"/>
                      <a:ext cx="4357718" cy="2690698"/>
                    </a:xfrm>
                    <a:prstGeom prst="rect">
                      <a:avLst/>
                    </a:prstGeom>
                  </pic:spPr>
                </pic:pic>
              </a:graphicData>
            </a:graphic>
          </wp:inline>
        </w:drawing>
      </w:r>
    </w:p>
    <w:p w:rsidR="000D6AB3" w:rsidRDefault="000D6AB3" w:rsidP="000D6AB3">
      <w:pPr>
        <w:pStyle w:val="Caption"/>
        <w:jc w:val="center"/>
      </w:pPr>
      <w:bookmarkStart w:id="91" w:name="_Ref296936005"/>
      <w:r>
        <w:t xml:space="preserve">Figure </w:t>
      </w:r>
      <w:r w:rsidR="008F79C7">
        <w:fldChar w:fldCharType="begin"/>
      </w:r>
      <w:r w:rsidR="008F79C7">
        <w:instrText xml:space="preserve"> SEQ Figure \* ARABIC </w:instrText>
      </w:r>
      <w:r w:rsidR="008F79C7">
        <w:fldChar w:fldCharType="separate"/>
      </w:r>
      <w:r w:rsidR="008A275A">
        <w:rPr>
          <w:noProof/>
        </w:rPr>
        <w:t>16</w:t>
      </w:r>
      <w:r w:rsidR="008F79C7">
        <w:rPr>
          <w:noProof/>
        </w:rPr>
        <w:fldChar w:fldCharType="end"/>
      </w:r>
      <w:bookmarkEnd w:id="91"/>
    </w:p>
    <w:p w:rsidR="001C6AD0" w:rsidRDefault="001C6AD0" w:rsidP="00E66941">
      <w:pPr>
        <w:pStyle w:val="Heading2"/>
      </w:pPr>
      <w:bookmarkStart w:id="92" w:name="_Toc307238956"/>
      <w:bookmarkStart w:id="93" w:name="_Toc307238957"/>
      <w:bookmarkStart w:id="94" w:name="_Toc307238958"/>
      <w:bookmarkStart w:id="95" w:name="_Toc307238959"/>
      <w:bookmarkStart w:id="96" w:name="_Toc307238960"/>
      <w:bookmarkStart w:id="97" w:name="_Toc307238961"/>
      <w:bookmarkStart w:id="98" w:name="_Toc307238962"/>
      <w:bookmarkStart w:id="99" w:name="_Toc307238963"/>
      <w:bookmarkStart w:id="100" w:name="_Toc307238964"/>
      <w:bookmarkStart w:id="101" w:name="_Toc307238965"/>
      <w:bookmarkStart w:id="102" w:name="_Toc307238966"/>
      <w:bookmarkStart w:id="103" w:name="_Toc307238967"/>
      <w:bookmarkStart w:id="104" w:name="_Toc307238968"/>
      <w:bookmarkStart w:id="105" w:name="_Toc307238969"/>
      <w:bookmarkStart w:id="106" w:name="_Toc307238970"/>
      <w:bookmarkStart w:id="107" w:name="_Toc307238971"/>
      <w:bookmarkStart w:id="108" w:name="_Toc307238972"/>
      <w:bookmarkStart w:id="109" w:name="_Toc307238973"/>
      <w:bookmarkStart w:id="110" w:name="_Toc307238974"/>
      <w:bookmarkStart w:id="111" w:name="_Toc307238975"/>
      <w:bookmarkStart w:id="112" w:name="_Toc307238976"/>
      <w:bookmarkStart w:id="113" w:name="_Toc317064107"/>
      <w:bookmarkStart w:id="114" w:name="_Toc29693088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lastRenderedPageBreak/>
        <w:t>Point A</w:t>
      </w:r>
      <w:r w:rsidR="0019387B">
        <w:t xml:space="preserve"> and</w:t>
      </w:r>
      <w:r>
        <w:t xml:space="preserve"> B</w:t>
      </w:r>
      <w:bookmarkEnd w:id="113"/>
    </w:p>
    <w:p w:rsidR="00136C44" w:rsidRDefault="00E66941">
      <w:r>
        <w:t xml:space="preserve">Point A and </w:t>
      </w:r>
      <w:r w:rsidR="0019387B">
        <w:t>B</w:t>
      </w:r>
      <w:r>
        <w:t xml:space="preserve"> can be found by </w:t>
      </w:r>
      <w:proofErr w:type="gramStart"/>
      <w:r>
        <w:t>se</w:t>
      </w:r>
      <w:r w:rsidR="0019387B">
        <w:t>tting</w:t>
      </w:r>
      <w:r>
        <w:t xml:space="preserve"> </w:t>
      </w:r>
      <w:proofErr w:type="gramEnd"/>
      <w:r w:rsidRPr="00E66941">
        <w:rPr>
          <w:position w:val="-12"/>
        </w:rPr>
        <w:object w:dxaOrig="639" w:dyaOrig="360">
          <v:shape id="_x0000_i1080" type="#_x0000_t75" style="width:32.25pt;height:19.25pt" o:ole="">
            <v:imagedata r:id="rId118" o:title=""/>
          </v:shape>
          <o:OLEObject Type="Embed" ProgID="Equation.DSMT4" ShapeID="_x0000_i1080" DrawAspect="Content" ObjectID="_1422084770" r:id="rId119"/>
        </w:object>
      </w:r>
      <w:r w:rsidR="0099307E">
        <w:t xml:space="preserve">, </w:t>
      </w:r>
      <w:r w:rsidR="0099307E" w:rsidRPr="0099307E">
        <w:rPr>
          <w:position w:val="-12"/>
        </w:rPr>
        <w:object w:dxaOrig="700" w:dyaOrig="360">
          <v:shape id="_x0000_i1081" type="#_x0000_t75" style="width:34.75pt;height:19.25pt" o:ole="">
            <v:imagedata r:id="rId120" o:title=""/>
          </v:shape>
          <o:OLEObject Type="Embed" ProgID="Equation.DSMT4" ShapeID="_x0000_i1081" DrawAspect="Content" ObjectID="_1422084771" r:id="rId121"/>
        </w:object>
      </w:r>
      <w:r>
        <w:t xml:space="preserve"> and </w:t>
      </w:r>
      <w:r w:rsidRPr="00E66941">
        <w:rPr>
          <w:position w:val="-12"/>
        </w:rPr>
        <w:object w:dxaOrig="680" w:dyaOrig="360">
          <v:shape id="_x0000_i1082" type="#_x0000_t75" style="width:33.9pt;height:19.25pt" o:ole="">
            <v:imagedata r:id="rId122" o:title=""/>
          </v:shape>
          <o:OLEObject Type="Embed" ProgID="Equation.DSMT4" ShapeID="_x0000_i1082" DrawAspect="Content" ObjectID="_1422084772" r:id="rId123"/>
        </w:object>
      </w:r>
      <w:r w:rsidR="0099307E">
        <w:t xml:space="preserve">, </w:t>
      </w:r>
      <w:r w:rsidR="0099307E" w:rsidRPr="0099307E">
        <w:rPr>
          <w:position w:val="-12"/>
        </w:rPr>
        <w:object w:dxaOrig="700" w:dyaOrig="360">
          <v:shape id="_x0000_i1083" type="#_x0000_t75" style="width:34.75pt;height:19.25pt" o:ole="">
            <v:imagedata r:id="rId120" o:title=""/>
          </v:shape>
          <o:OLEObject Type="Embed" ProgID="Equation.DSMT4" ShapeID="_x0000_i1083" DrawAspect="Content" ObjectID="_1422084773" r:id="rId124"/>
        </w:object>
      </w:r>
      <w:r w:rsidR="0099307E">
        <w:t xml:space="preserve"> </w:t>
      </w:r>
      <w:r>
        <w:t xml:space="preserve"> in equation</w:t>
      </w:r>
      <w:r w:rsidR="001C54D2">
        <w:t xml:space="preserve"> </w:t>
      </w:r>
      <w:r w:rsidR="00CB774D">
        <w:fldChar w:fldCharType="begin"/>
      </w:r>
      <w:r w:rsidR="001C54D2">
        <w:instrText xml:space="preserve"> GOTOBUTTON ZEqnNum572803  \* MERGEFORMAT </w:instrText>
      </w:r>
      <w:r w:rsidR="00CB774D">
        <w:fldChar w:fldCharType="begin"/>
      </w:r>
      <w:r w:rsidR="001C54D2">
        <w:instrText xml:space="preserve"> REF ZEqnNum572803 \* Charformat \! \* MERGEFORMAT </w:instrText>
      </w:r>
      <w:r w:rsidR="00CB774D">
        <w:fldChar w:fldCharType="separate"/>
      </w:r>
      <w:r w:rsidR="009F494D">
        <w:instrText>(2.0)</w:instrText>
      </w:r>
      <w:r w:rsidR="00CB774D">
        <w:fldChar w:fldCharType="end"/>
      </w:r>
      <w:r w:rsidR="00CB774D">
        <w:fldChar w:fldCharType="end"/>
      </w:r>
      <w:r w:rsidR="001C54D2">
        <w:t xml:space="preserve"> </w:t>
      </w:r>
      <w:r>
        <w:t xml:space="preserve">respectively, and then transform to the global coordinate system. </w:t>
      </w:r>
    </w:p>
    <w:p w:rsidR="000D6AB3" w:rsidRDefault="000D6AB3" w:rsidP="000D6AB3">
      <w:pPr>
        <w:pStyle w:val="Heading2"/>
      </w:pPr>
      <w:bookmarkStart w:id="115" w:name="_Toc317064108"/>
      <w:r>
        <w:t>The d</w:t>
      </w:r>
      <w:r w:rsidRPr="00735B39">
        <w:t>istance from a point to the center plane</w:t>
      </w:r>
      <w:bookmarkEnd w:id="90"/>
      <w:bookmarkEnd w:id="114"/>
      <w:bookmarkEnd w:id="115"/>
    </w:p>
    <w:p w:rsidR="000D6AB3" w:rsidRPr="0016683C" w:rsidRDefault="000D6AB3" w:rsidP="000D6AB3">
      <w:r w:rsidRPr="0016683C">
        <w:t xml:space="preserve">In each member orientation, we want to find the point which has the largest distance from the member start plane. </w:t>
      </w:r>
      <w:r w:rsidR="0019387B">
        <w:t xml:space="preserve">For the example shown in </w:t>
      </w:r>
      <w:r w:rsidR="00CB774D">
        <w:fldChar w:fldCharType="begin"/>
      </w:r>
      <w:r w:rsidR="0019387B">
        <w:instrText xml:space="preserve"> REF _Ref296936005 \h </w:instrText>
      </w:r>
      <w:r w:rsidR="00CB774D">
        <w:fldChar w:fldCharType="separate"/>
      </w:r>
      <w:r w:rsidR="009F494D">
        <w:t xml:space="preserve">Figure </w:t>
      </w:r>
      <w:r w:rsidR="009F494D">
        <w:rPr>
          <w:noProof/>
        </w:rPr>
        <w:t>16</w:t>
      </w:r>
      <w:r w:rsidR="00CB774D">
        <w:fldChar w:fldCharType="end"/>
      </w:r>
      <w:r w:rsidR="0019387B">
        <w:t>, i</w:t>
      </w:r>
      <w:r w:rsidRPr="0016683C">
        <w:t>n member 1 orientation, A has the largest distance from the member 1 start plane. In member 3 orientation, point A is the farthest point from the start plane of member 3. In member 2 direction, point B is the farthest point fr</w:t>
      </w:r>
      <w:r>
        <w:t>o</w:t>
      </w:r>
      <w:r w:rsidRPr="0016683C">
        <w:t xml:space="preserve">m the start plane of member 2. </w:t>
      </w:r>
      <w:r>
        <w:t xml:space="preserve">The distance from an arbitrary point to the center plane can be calculated as follows. </w:t>
      </w:r>
    </w:p>
    <w:p w:rsidR="000D6AB3" w:rsidRDefault="000D6AB3" w:rsidP="000D6AB3">
      <w:r>
        <w:t xml:space="preserve">The center plane goes through point 0, and has the out normal </w:t>
      </w:r>
      <w:proofErr w:type="gramStart"/>
      <w:r>
        <w:t xml:space="preserve">of </w:t>
      </w:r>
      <w:proofErr w:type="gramEnd"/>
      <w:r w:rsidR="00234FB5" w:rsidRPr="00234FB5">
        <w:rPr>
          <w:position w:val="-12"/>
        </w:rPr>
        <w:object w:dxaOrig="1980" w:dyaOrig="400">
          <v:shape id="_x0000_i1084" type="#_x0000_t75" style="width:97.55pt;height:19.65pt" o:ole="">
            <v:imagedata r:id="rId125" o:title=""/>
          </v:shape>
          <o:OLEObject Type="Embed" ProgID="Equation.DSMT4" ShapeID="_x0000_i1084" DrawAspect="Content" ObjectID="_1422084774" r:id="rId126"/>
        </w:object>
      </w:r>
      <w:r>
        <w:t xml:space="preserve">. </w:t>
      </w:r>
      <w:r w:rsidR="00EE6DCE">
        <w:t>I</w:t>
      </w:r>
      <w:r>
        <w:t xml:space="preserve">n the member 1 direction, the </w:t>
      </w:r>
      <w:r w:rsidR="00EE6DCE">
        <w:t>center plane out normal is</w:t>
      </w:r>
      <w:r>
        <w:t xml:space="preserve"> the same as the </w:t>
      </w:r>
      <w:proofErr w:type="gramStart"/>
      <w:r>
        <w:t xml:space="preserve">vector </w:t>
      </w:r>
      <w:proofErr w:type="gramEnd"/>
      <w:r w:rsidRPr="003B6C8B">
        <w:rPr>
          <w:position w:val="-6"/>
        </w:rPr>
        <w:object w:dxaOrig="300" w:dyaOrig="340">
          <v:shape id="_x0000_i1085" type="#_x0000_t75" style="width:16.75pt;height:17.15pt" o:ole="">
            <v:imagedata r:id="rId127" o:title=""/>
          </v:shape>
          <o:OLEObject Type="Embed" ProgID="Equation.DSMT4" ShapeID="_x0000_i1085" DrawAspect="Content" ObjectID="_1422084775" r:id="rId128"/>
        </w:object>
      </w:r>
      <w:r>
        <w:t xml:space="preserve">. </w:t>
      </w:r>
      <w:r w:rsidR="00EE6DCE">
        <w:t>Then t</w:t>
      </w:r>
      <w:r>
        <w:t xml:space="preserve">he distance between an arbitrary point </w:t>
      </w:r>
      <w:r w:rsidRPr="00CF3D38">
        <w:rPr>
          <w:position w:val="-10"/>
        </w:rPr>
        <w:object w:dxaOrig="240" w:dyaOrig="260">
          <v:shape id="_x0000_i1086" type="#_x0000_t75" style="width:12.55pt;height:12.55pt" o:ole="">
            <v:imagedata r:id="rId129" o:title=""/>
          </v:shape>
          <o:OLEObject Type="Embed" ProgID="Equation.DSMT4" ShapeID="_x0000_i1086" DrawAspect="Content" ObjectID="_1422084776" r:id="rId130"/>
        </w:object>
      </w:r>
      <w:r>
        <w:t>=</w:t>
      </w:r>
      <w:r w:rsidR="00EE6DCE" w:rsidRPr="00CF3D38">
        <w:rPr>
          <w:position w:val="-16"/>
        </w:rPr>
        <w:object w:dxaOrig="1219" w:dyaOrig="440">
          <v:shape id="_x0000_i1087" type="#_x0000_t75" style="width:61.55pt;height:23.85pt" o:ole="">
            <v:imagedata r:id="rId131" o:title=""/>
          </v:shape>
          <o:OLEObject Type="Embed" ProgID="Equation.DSMT4" ShapeID="_x0000_i1087" DrawAspect="Content" ObjectID="_1422084777" r:id="rId132"/>
        </w:object>
      </w:r>
      <w:r>
        <w:t xml:space="preserve"> and the center plane is:</w:t>
      </w:r>
    </w:p>
    <w:p w:rsidR="000D6AB3" w:rsidRDefault="000D6AB3" w:rsidP="000D6AB3">
      <w:pPr>
        <w:pStyle w:val="MTDisplayEquation"/>
      </w:pPr>
      <w:r>
        <w:tab/>
      </w:r>
      <w:r w:rsidR="00E66941" w:rsidRPr="00CF3D38">
        <w:rPr>
          <w:position w:val="-16"/>
        </w:rPr>
        <w:object w:dxaOrig="4220" w:dyaOrig="440">
          <v:shape id="_x0000_i1088" type="#_x0000_t75" style="width:211pt;height:23.85pt" o:ole="">
            <v:imagedata r:id="rId133" o:title=""/>
          </v:shape>
          <o:OLEObject Type="Embed" ProgID="Equation.DSMT4" ShapeID="_x0000_i1088" DrawAspect="Content" ObjectID="_1422084778" r:id="rId134"/>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r>
        <w:instrText>(</w:instrText>
      </w:r>
      <w:r w:rsidR="008F79C7">
        <w:fldChar w:fldCharType="begin"/>
      </w:r>
      <w:r w:rsidR="008F79C7">
        <w:instrText xml:space="preserve"> SEQ MTSec \c \* Arabic \* MERGEFORM</w:instrText>
      </w:r>
      <w:r w:rsidR="008F79C7">
        <w:instrText xml:space="preserve">AT </w:instrText>
      </w:r>
      <w:r w:rsidR="008F79C7">
        <w:fldChar w:fldCharType="separate"/>
      </w:r>
      <w:r w:rsidR="009F494D">
        <w:rPr>
          <w:noProof/>
        </w:rPr>
        <w:instrText>3</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w:instrText>
      </w:r>
      <w:r w:rsidR="008F79C7">
        <w:rPr>
          <w:noProof/>
        </w:rPr>
        <w:fldChar w:fldCharType="end"/>
      </w:r>
      <w:r>
        <w:instrText>)</w:instrText>
      </w:r>
      <w:r w:rsidR="00CB774D">
        <w:fldChar w:fldCharType="end"/>
      </w:r>
    </w:p>
    <w:p w:rsidR="000D6AB3" w:rsidRDefault="000D6AB3" w:rsidP="000D6AB3">
      <w:proofErr w:type="gramStart"/>
      <w:r>
        <w:t xml:space="preserve">If </w:t>
      </w:r>
      <w:proofErr w:type="gramEnd"/>
      <w:r w:rsidRPr="00CF3D38">
        <w:rPr>
          <w:position w:val="-6"/>
        </w:rPr>
        <w:object w:dxaOrig="580" w:dyaOrig="279">
          <v:shape id="_x0000_i1089" type="#_x0000_t75" style="width:29.3pt;height:14.65pt" o:ole="">
            <v:imagedata r:id="rId135" o:title=""/>
          </v:shape>
          <o:OLEObject Type="Embed" ProgID="Equation.DSMT4" ShapeID="_x0000_i1089" DrawAspect="Content" ObjectID="_1422084779" r:id="rId136"/>
        </w:object>
      </w:r>
      <w:r>
        <w:t xml:space="preserve">, then the point </w:t>
      </w:r>
      <w:r w:rsidRPr="00352234">
        <w:rPr>
          <w:position w:val="-10"/>
        </w:rPr>
        <w:object w:dxaOrig="240" w:dyaOrig="260">
          <v:shape id="_x0000_i1090" type="#_x0000_t75" style="width:12.55pt;height:12.55pt" o:ole="">
            <v:imagedata r:id="rId137" o:title=""/>
          </v:shape>
          <o:OLEObject Type="Embed" ProgID="Equation.DSMT4" ShapeID="_x0000_i1090" DrawAspect="Content" ObjectID="_1422084780" r:id="rId138"/>
        </w:object>
      </w:r>
      <w:r>
        <w:t xml:space="preserve">is on the positive side of the plane. </w:t>
      </w:r>
    </w:p>
    <w:p w:rsidR="000D6AB3" w:rsidRDefault="000D6AB3" w:rsidP="000D6AB3">
      <w:proofErr w:type="gramStart"/>
      <w:r>
        <w:t xml:space="preserve">If </w:t>
      </w:r>
      <w:proofErr w:type="gramEnd"/>
      <w:r w:rsidRPr="00CF3D38">
        <w:rPr>
          <w:position w:val="-6"/>
        </w:rPr>
        <w:object w:dxaOrig="580" w:dyaOrig="279">
          <v:shape id="_x0000_i1091" type="#_x0000_t75" style="width:29.3pt;height:14.65pt" o:ole="">
            <v:imagedata r:id="rId139" o:title=""/>
          </v:shape>
          <o:OLEObject Type="Embed" ProgID="Equation.DSMT4" ShapeID="_x0000_i1091" DrawAspect="Content" ObjectID="_1422084781" r:id="rId140"/>
        </w:object>
      </w:r>
      <w:r>
        <w:t xml:space="preserve">, then the point </w:t>
      </w:r>
      <w:r w:rsidRPr="00352234">
        <w:rPr>
          <w:position w:val="-10"/>
        </w:rPr>
        <w:object w:dxaOrig="240" w:dyaOrig="260">
          <v:shape id="_x0000_i1092" type="#_x0000_t75" style="width:12.55pt;height:12.55pt" o:ole="">
            <v:imagedata r:id="rId137" o:title=""/>
          </v:shape>
          <o:OLEObject Type="Embed" ProgID="Equation.DSMT4" ShapeID="_x0000_i1092" DrawAspect="Content" ObjectID="_1422084782" r:id="rId141"/>
        </w:object>
      </w:r>
      <w:r>
        <w:t xml:space="preserve">is on the negative side of the plane. </w:t>
      </w:r>
    </w:p>
    <w:p w:rsidR="000D6AB3" w:rsidRDefault="000D6AB3" w:rsidP="000D6AB3">
      <w:proofErr w:type="gramStart"/>
      <w:r>
        <w:t xml:space="preserve">If </w:t>
      </w:r>
      <w:proofErr w:type="gramEnd"/>
      <w:r w:rsidRPr="00CF3D38">
        <w:rPr>
          <w:position w:val="-6"/>
        </w:rPr>
        <w:object w:dxaOrig="580" w:dyaOrig="279">
          <v:shape id="_x0000_i1093" type="#_x0000_t75" style="width:29.3pt;height:14.65pt" o:ole="">
            <v:imagedata r:id="rId142" o:title=""/>
          </v:shape>
          <o:OLEObject Type="Embed" ProgID="Equation.DSMT4" ShapeID="_x0000_i1093" DrawAspect="Content" ObjectID="_1422084783" r:id="rId143"/>
        </w:object>
      </w:r>
      <w:r>
        <w:t xml:space="preserve">, then the point </w:t>
      </w:r>
      <w:r w:rsidRPr="00352234">
        <w:rPr>
          <w:position w:val="-10"/>
        </w:rPr>
        <w:object w:dxaOrig="240" w:dyaOrig="260">
          <v:shape id="_x0000_i1094" type="#_x0000_t75" style="width:12.55pt;height:12.55pt" o:ole="">
            <v:imagedata r:id="rId137" o:title=""/>
          </v:shape>
          <o:OLEObject Type="Embed" ProgID="Equation.DSMT4" ShapeID="_x0000_i1094" DrawAspect="Content" ObjectID="_1422084784" r:id="rId144"/>
        </w:object>
      </w:r>
      <w:r>
        <w:t xml:space="preserve">is on the center plane. </w:t>
      </w:r>
    </w:p>
    <w:p w:rsidR="000D6AB3" w:rsidRPr="003B6C8B" w:rsidRDefault="000D6AB3" w:rsidP="000D6AB3">
      <w:pPr>
        <w:pStyle w:val="MTDisplayEquation"/>
      </w:pPr>
      <w:r w:rsidRPr="00352234">
        <w:rPr>
          <w:position w:val="-14"/>
        </w:rPr>
        <w:object w:dxaOrig="300" w:dyaOrig="400">
          <v:shape id="_x0000_i1095" type="#_x0000_t75" style="width:16.75pt;height:19.65pt" o:ole="">
            <v:imagedata r:id="rId145" o:title=""/>
          </v:shape>
          <o:OLEObject Type="Embed" ProgID="Equation.DSMT4" ShapeID="_x0000_i1095" DrawAspect="Content" ObjectID="_1422084785" r:id="rId146"/>
        </w:object>
      </w:r>
      <w:r>
        <w:t xml:space="preserve"> </w:t>
      </w:r>
      <w:proofErr w:type="gramStart"/>
      <w:r>
        <w:t>is</w:t>
      </w:r>
      <w:proofErr w:type="gramEnd"/>
      <w:r>
        <w:t xml:space="preserve"> magnitude of the distance between point </w:t>
      </w:r>
      <w:r w:rsidRPr="00352234">
        <w:rPr>
          <w:position w:val="-10"/>
        </w:rPr>
        <w:object w:dxaOrig="240" w:dyaOrig="260">
          <v:shape id="_x0000_i1096" type="#_x0000_t75" style="width:12.55pt;height:12.55pt" o:ole="">
            <v:imagedata r:id="rId137" o:title=""/>
          </v:shape>
          <o:OLEObject Type="Embed" ProgID="Equation.DSMT4" ShapeID="_x0000_i1096" DrawAspect="Content" ObjectID="_1422084786" r:id="rId147"/>
        </w:object>
      </w:r>
      <w:r>
        <w:t xml:space="preserve"> and the plane.</w:t>
      </w:r>
    </w:p>
    <w:p w:rsidR="000D6AB3" w:rsidRDefault="000D6AB3" w:rsidP="000D6AB3">
      <w:pPr>
        <w:pStyle w:val="Heading2"/>
      </w:pPr>
      <w:bookmarkStart w:id="116" w:name="_Toc296591982"/>
      <w:bookmarkStart w:id="117" w:name="_Toc296930882"/>
      <w:bookmarkStart w:id="118" w:name="_Toc317064109"/>
      <w:r>
        <w:t>Create new nodes at the super member boundary</w:t>
      </w:r>
      <w:bookmarkEnd w:id="116"/>
      <w:bookmarkEnd w:id="117"/>
      <w:bookmarkEnd w:id="118"/>
    </w:p>
    <w:p w:rsidR="000D6AB3" w:rsidRPr="0016683C" w:rsidRDefault="000D6AB3" w:rsidP="000D6AB3">
      <w:r>
        <w:t>In</w:t>
      </w:r>
      <w:r w:rsidRPr="0016683C">
        <w:t xml:space="preserve"> </w:t>
      </w:r>
      <w:r w:rsidR="0019387B">
        <w:t>every</w:t>
      </w:r>
      <w:r w:rsidR="0019387B" w:rsidRPr="0016683C">
        <w:t xml:space="preserve"> </w:t>
      </w:r>
      <w:r w:rsidRPr="0016683C">
        <w:t xml:space="preserve">member direction, we can create a plane that goes through </w:t>
      </w:r>
      <w:r w:rsidR="0019387B">
        <w:t>the characteristic point</w:t>
      </w:r>
      <w:r w:rsidRPr="0016683C">
        <w:t xml:space="preserve"> and perpendicular to the axis of </w:t>
      </w:r>
      <w:r w:rsidR="0019387B">
        <w:t xml:space="preserve">the </w:t>
      </w:r>
      <w:r w:rsidRPr="0016683C">
        <w:t xml:space="preserve">member. This plane is the boundary plane for the super member at </w:t>
      </w:r>
      <w:r w:rsidR="0019387B">
        <w:t xml:space="preserve">the corresponding </w:t>
      </w:r>
      <w:r w:rsidRPr="0016683C">
        <w:t xml:space="preserve">member direction. This plane intersects with </w:t>
      </w:r>
      <w:r w:rsidR="0019387B">
        <w:t xml:space="preserve">member </w:t>
      </w:r>
      <w:r w:rsidRPr="0016683C">
        <w:t xml:space="preserve">axis at </w:t>
      </w:r>
      <w:r w:rsidR="0019387B">
        <w:t xml:space="preserve">a new </w:t>
      </w:r>
      <w:r w:rsidRPr="0016683C">
        <w:t>point. We make</w:t>
      </w:r>
      <w:r w:rsidR="0019387B">
        <w:t xml:space="preserve"> this new</w:t>
      </w:r>
      <w:r w:rsidRPr="0016683C">
        <w:t xml:space="preserve"> point as the new start point for</w:t>
      </w:r>
      <w:r w:rsidR="0019387B">
        <w:t xml:space="preserve"> the regular</w:t>
      </w:r>
      <w:r w:rsidRPr="0016683C">
        <w:t xml:space="preserve"> member</w:t>
      </w:r>
      <w:r w:rsidR="0019387B">
        <w:t xml:space="preserve"> and the end point of one direction of the super member</w:t>
      </w:r>
      <w:r w:rsidRPr="0016683C">
        <w:t xml:space="preserve">. </w:t>
      </w:r>
      <w:r w:rsidR="0019387B">
        <w:t>The new point can be found as follows:</w:t>
      </w:r>
    </w:p>
    <w:p w:rsidR="000D6AB3" w:rsidRDefault="000D6AB3" w:rsidP="000D6AB3">
      <w:pPr>
        <w:pStyle w:val="MTDisplayEquation"/>
      </w:pPr>
      <w:r>
        <w:tab/>
      </w:r>
      <w:r w:rsidR="0019387B" w:rsidRPr="0019387B">
        <w:rPr>
          <w:position w:val="-64"/>
        </w:rPr>
        <w:object w:dxaOrig="5899" w:dyaOrig="1400">
          <v:shape id="_x0000_i1097" type="#_x0000_t75" style="width:293.45pt;height:68.65pt" o:ole="">
            <v:imagedata r:id="rId148" o:title=""/>
          </v:shape>
          <o:OLEObject Type="Embed" ProgID="Equation.DSMT4" ShapeID="_x0000_i1097" DrawAspect="Content" ObjectID="_1422084787" r:id="rId149"/>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3</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2</w:instrText>
      </w:r>
      <w:r w:rsidR="008F79C7">
        <w:rPr>
          <w:noProof/>
        </w:rPr>
        <w:fldChar w:fldCharType="end"/>
      </w:r>
      <w:r>
        <w:instrText>)</w:instrText>
      </w:r>
      <w:r w:rsidR="00CB774D">
        <w:fldChar w:fldCharType="end"/>
      </w:r>
    </w:p>
    <w:p w:rsidR="00716B84" w:rsidRDefault="00716B84" w:rsidP="000D6AB3">
      <w:proofErr w:type="gramStart"/>
      <w:r>
        <w:t>where</w:t>
      </w:r>
      <w:proofErr w:type="gramEnd"/>
      <w:r>
        <w:t xml:space="preserve"> </w:t>
      </w:r>
      <w:r w:rsidRPr="00716B84">
        <w:rPr>
          <w:position w:val="-14"/>
        </w:rPr>
        <w:object w:dxaOrig="1160" w:dyaOrig="400">
          <v:shape id="_x0000_i1098" type="#_x0000_t75" style="width:57.35pt;height:19.65pt" o:ole="">
            <v:imagedata r:id="rId150" o:title=""/>
          </v:shape>
          <o:OLEObject Type="Embed" ProgID="Equation.DSMT4" ShapeID="_x0000_i1098" DrawAspect="Content" ObjectID="_1422084788" r:id="rId151"/>
        </w:object>
      </w:r>
      <w:r>
        <w:t xml:space="preserve"> is the joint coordinate, </w:t>
      </w:r>
      <w:r w:rsidR="00766E84" w:rsidRPr="00716B84">
        <w:rPr>
          <w:position w:val="-14"/>
        </w:rPr>
        <w:object w:dxaOrig="999" w:dyaOrig="400">
          <v:shape id="_x0000_i1099" type="#_x0000_t75" style="width:51.05pt;height:19.65pt" o:ole="">
            <v:imagedata r:id="rId152" o:title=""/>
          </v:shape>
          <o:OLEObject Type="Embed" ProgID="Equation.DSMT4" ShapeID="_x0000_i1099" DrawAspect="Content" ObjectID="_1422084789" r:id="rId153"/>
        </w:object>
      </w:r>
      <w:r w:rsidR="00766E84">
        <w:t xml:space="preserve"> is the member direction vector, and</w:t>
      </w:r>
      <w:r>
        <w:t xml:space="preserve"> </w:t>
      </w:r>
      <w:r w:rsidRPr="00716B84">
        <w:rPr>
          <w:position w:val="-14"/>
        </w:rPr>
        <w:object w:dxaOrig="1140" w:dyaOrig="400">
          <v:shape id="_x0000_i1100" type="#_x0000_t75" style="width:57.35pt;height:19.65pt" o:ole="">
            <v:imagedata r:id="rId154" o:title=""/>
          </v:shape>
          <o:OLEObject Type="Embed" ProgID="Equation.DSMT4" ShapeID="_x0000_i1100" DrawAspect="Content" ObjectID="_1422084790" r:id="rId155"/>
        </w:object>
      </w:r>
      <w:r>
        <w:t xml:space="preserve"> is the characteristic point in the corresponding member direction</w:t>
      </w:r>
      <w:r w:rsidR="00766E84">
        <w:t>.</w:t>
      </w:r>
    </w:p>
    <w:p w:rsidR="000D6AB3" w:rsidRDefault="000D6AB3" w:rsidP="000D6AB3">
      <w:r w:rsidRPr="0016683C">
        <w:lastRenderedPageBreak/>
        <w:t>Now we have all the boundary planes in all the member directions, we can create a super member</w:t>
      </w:r>
      <w:r w:rsidR="00716B84">
        <w:t xml:space="preserve">. For the example shown in </w:t>
      </w:r>
      <w:r w:rsidR="00CB774D">
        <w:fldChar w:fldCharType="begin"/>
      </w:r>
      <w:r w:rsidR="00716B84">
        <w:instrText xml:space="preserve"> REF _Ref296936005 \h </w:instrText>
      </w:r>
      <w:r w:rsidR="00CB774D">
        <w:fldChar w:fldCharType="separate"/>
      </w:r>
      <w:r w:rsidR="009F494D">
        <w:t xml:space="preserve">Figure </w:t>
      </w:r>
      <w:r w:rsidR="009F494D">
        <w:rPr>
          <w:noProof/>
        </w:rPr>
        <w:t>16</w:t>
      </w:r>
      <w:r w:rsidR="00CB774D">
        <w:fldChar w:fldCharType="end"/>
      </w:r>
      <w:r w:rsidR="00716B84">
        <w:t>,</w:t>
      </w:r>
      <w:r w:rsidRPr="0016683C">
        <w:t xml:space="preserve"> </w:t>
      </w:r>
      <w:r w:rsidR="00716B84">
        <w:t>the super member</w:t>
      </w:r>
      <w:r w:rsidR="00716B84" w:rsidRPr="0016683C">
        <w:t xml:space="preserve"> </w:t>
      </w:r>
      <w:r w:rsidRPr="0016683C">
        <w:t xml:space="preserve">is the region bounded by blue lines. The super member has 3 sub-members 1, 2, 3. Sub-member 1 has the start point 0 and end point 4. Sub-member 2 has the start point 0 and end point </w:t>
      </w:r>
      <w:r w:rsidR="00814327">
        <w:t>6</w:t>
      </w:r>
      <w:r w:rsidRPr="0016683C">
        <w:t xml:space="preserve">. Sub-member3 has the start point 0 and end point </w:t>
      </w:r>
      <w:r w:rsidR="00814327">
        <w:t>5</w:t>
      </w:r>
      <w:r w:rsidRPr="0016683C">
        <w:t>.</w:t>
      </w:r>
    </w:p>
    <w:p w:rsidR="000D6AB3" w:rsidRDefault="00CB774D" w:rsidP="000D6AB3">
      <w:r>
        <w:fldChar w:fldCharType="begin"/>
      </w:r>
      <w:r w:rsidR="000D6AB3">
        <w:instrText xml:space="preserve"> REF _Ref297215500 \h </w:instrText>
      </w:r>
      <w:r>
        <w:fldChar w:fldCharType="separate"/>
      </w:r>
      <w:r w:rsidR="009F494D">
        <w:t xml:space="preserve">Figure </w:t>
      </w:r>
      <w:r w:rsidR="009F494D">
        <w:rPr>
          <w:noProof/>
        </w:rPr>
        <w:t>17</w:t>
      </w:r>
      <w:r>
        <w:fldChar w:fldCharType="end"/>
      </w:r>
      <w:r w:rsidR="000D6AB3" w:rsidRPr="0016683C">
        <w:t xml:space="preserve"> shows the example in 3D. The members before </w:t>
      </w:r>
      <w:proofErr w:type="gramStart"/>
      <w:r w:rsidR="000D6AB3" w:rsidRPr="0016683C">
        <w:t>reconstruction,</w:t>
      </w:r>
      <w:proofErr w:type="gramEnd"/>
      <w:r w:rsidR="000D6AB3" w:rsidRPr="0016683C">
        <w:t xml:space="preserve"> and the super member at the joint after reconstruction.</w:t>
      </w:r>
    </w:p>
    <w:p w:rsidR="000D6AB3" w:rsidRDefault="000D6AB3" w:rsidP="000D6AB3">
      <w:pPr>
        <w:keepNext/>
        <w:jc w:val="center"/>
      </w:pPr>
      <w:r>
        <w:rPr>
          <w:noProof/>
        </w:rPr>
        <w:drawing>
          <wp:inline distT="0" distB="0" distL="0" distR="0">
            <wp:extent cx="2626428" cy="3432265"/>
            <wp:effectExtent l="19050" t="0" r="2472" b="0"/>
            <wp:docPr id="14" name="Picture 8" descr="3Dsu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super.png"/>
                    <pic:cNvPicPr/>
                  </pic:nvPicPr>
                  <pic:blipFill>
                    <a:blip r:embed="rId156" cstate="print"/>
                    <a:stretch>
                      <a:fillRect/>
                    </a:stretch>
                  </pic:blipFill>
                  <pic:spPr>
                    <a:xfrm>
                      <a:off x="0" y="0"/>
                      <a:ext cx="2629658" cy="3436486"/>
                    </a:xfrm>
                    <a:prstGeom prst="rect">
                      <a:avLst/>
                    </a:prstGeom>
                  </pic:spPr>
                </pic:pic>
              </a:graphicData>
            </a:graphic>
          </wp:inline>
        </w:drawing>
      </w:r>
    </w:p>
    <w:p w:rsidR="000D6AB3" w:rsidRPr="0016683C" w:rsidRDefault="000D6AB3" w:rsidP="000D6AB3">
      <w:pPr>
        <w:pStyle w:val="Caption"/>
        <w:jc w:val="center"/>
      </w:pPr>
      <w:bookmarkStart w:id="119" w:name="_Ref297215500"/>
      <w:r>
        <w:t xml:space="preserve">Figure </w:t>
      </w:r>
      <w:r w:rsidR="008F79C7">
        <w:fldChar w:fldCharType="begin"/>
      </w:r>
      <w:r w:rsidR="008F79C7">
        <w:instrText xml:space="preserve"> SEQ Figure \* ARABIC </w:instrText>
      </w:r>
      <w:r w:rsidR="008F79C7">
        <w:fldChar w:fldCharType="separate"/>
      </w:r>
      <w:r w:rsidR="008A275A">
        <w:rPr>
          <w:noProof/>
        </w:rPr>
        <w:t>17</w:t>
      </w:r>
      <w:r w:rsidR="008F79C7">
        <w:rPr>
          <w:noProof/>
        </w:rPr>
        <w:fldChar w:fldCharType="end"/>
      </w:r>
      <w:bookmarkEnd w:id="119"/>
      <w:r w:rsidR="00716B84">
        <w:t xml:space="preserve"> </w:t>
      </w:r>
    </w:p>
    <w:p w:rsidR="000D6AB3" w:rsidRPr="0016683C" w:rsidRDefault="000D6AB3" w:rsidP="000D6AB3">
      <w:r w:rsidRPr="0016683C">
        <w:t xml:space="preserve">The </w:t>
      </w:r>
      <w:r>
        <w:t xml:space="preserve">reconstruction </w:t>
      </w:r>
      <w:r w:rsidRPr="0016683C">
        <w:t xml:space="preserve">process will be performed at every joint that satisfies the conditions above. After we finish all the joints, we will have a new list of members and a new list of nodes. Some of the regular members will have new nodes. We will also have some new super members. </w:t>
      </w:r>
    </w:p>
    <w:p w:rsidR="00D23BF0" w:rsidRDefault="00D23BF0" w:rsidP="00675797">
      <w:pPr>
        <w:pStyle w:val="Heading1"/>
      </w:pPr>
      <w:bookmarkStart w:id="120" w:name="_Toc296591983"/>
      <w:bookmarkStart w:id="121" w:name="_Toc296930883"/>
      <w:bookmarkStart w:id="122" w:name="_Ref297216774"/>
      <w:bookmarkStart w:id="123" w:name="_Ref297216783"/>
      <w:bookmarkStart w:id="124" w:name="_Ref297278677"/>
      <w:bookmarkStart w:id="125" w:name="_Toc317064110"/>
      <w:r>
        <w:t>Super member volume</w:t>
      </w:r>
      <w:bookmarkEnd w:id="120"/>
      <w:bookmarkEnd w:id="121"/>
      <w:r w:rsidR="00CB774D">
        <w:fldChar w:fldCharType="begin"/>
      </w:r>
      <w:r w:rsidR="00165CEE">
        <w:instrText xml:space="preserve"> MACROBUTTON MTEditEquationSection2 </w:instrText>
      </w:r>
      <w:r w:rsidR="00165CEE" w:rsidRPr="00165CEE">
        <w:rPr>
          <w:rStyle w:val="MTEquationSection"/>
        </w:rPr>
        <w:instrText>Equation Section (Next)</w:instrText>
      </w:r>
      <w:r w:rsidR="008F79C7">
        <w:fldChar w:fldCharType="begin"/>
      </w:r>
      <w:r w:rsidR="008F79C7">
        <w:instrText xml:space="preserve"> SEQ MTEqn \r \h \* MERGEFORMAT </w:instrText>
      </w:r>
      <w:r w:rsidR="008F79C7">
        <w:fldChar w:fldCharType="separate"/>
      </w:r>
      <w:r w:rsidR="008F79C7">
        <w:fldChar w:fldCharType="end"/>
      </w:r>
      <w:r w:rsidR="008F79C7">
        <w:fldChar w:fldCharType="begin"/>
      </w:r>
      <w:r w:rsidR="008F79C7">
        <w:instrText xml:space="preserve"> SEQ MTSec \h \* MERGEFORMAT </w:instrText>
      </w:r>
      <w:r w:rsidR="008F79C7">
        <w:fldChar w:fldCharType="separate"/>
      </w:r>
      <w:r w:rsidR="008F79C7">
        <w:fldChar w:fldCharType="end"/>
      </w:r>
      <w:r w:rsidR="00CB774D">
        <w:fldChar w:fldCharType="end"/>
      </w:r>
      <w:bookmarkEnd w:id="122"/>
      <w:bookmarkEnd w:id="123"/>
      <w:bookmarkEnd w:id="124"/>
      <w:bookmarkEnd w:id="125"/>
    </w:p>
    <w:p w:rsidR="00CA294E" w:rsidRDefault="00CA294E" w:rsidP="00CA294E">
      <w:r>
        <w:t xml:space="preserve">Since the volume of the super member is not dependent on the coordinate system. Therefore, we can </w:t>
      </w:r>
      <w:r w:rsidR="00DC5C4F">
        <w:t>find</w:t>
      </w:r>
      <w:r>
        <w:t xml:space="preserve"> the volume </w:t>
      </w:r>
      <w:r w:rsidR="00DC5C4F">
        <w:t>by geometry</w:t>
      </w:r>
      <w:r>
        <w:t>.</w:t>
      </w:r>
      <w:r w:rsidR="00757CBD">
        <w:t xml:space="preserve"> The </w:t>
      </w:r>
      <w:r w:rsidR="00DC5C4F">
        <w:t xml:space="preserve">super member </w:t>
      </w:r>
      <w:r w:rsidR="00757CBD">
        <w:t>volume can be calculated as follows,</w:t>
      </w:r>
    </w:p>
    <w:p w:rsidR="009F3D6A" w:rsidRDefault="00DC5C4F">
      <w:pPr>
        <w:pStyle w:val="MTDisplayEquation"/>
      </w:pPr>
      <w:r>
        <w:tab/>
      </w:r>
      <w:r w:rsidR="007711FD" w:rsidRPr="00DC5C4F">
        <w:rPr>
          <w:position w:val="-28"/>
        </w:rPr>
        <w:object w:dxaOrig="2940" w:dyaOrig="580">
          <v:shape id="_x0000_i1101" type="#_x0000_t75" style="width:146.95pt;height:28.9pt" o:ole="">
            <v:imagedata r:id="rId157" o:title=""/>
          </v:shape>
          <o:OLEObject Type="Embed" ProgID="Equation.DSMT4" ShapeID="_x0000_i1101" DrawAspect="Content" ObjectID="_1422084791" r:id="rId158"/>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4</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4436E0" w:rsidRDefault="007711FD">
      <w:proofErr w:type="gramStart"/>
      <w:r>
        <w:t>where</w:t>
      </w:r>
      <w:proofErr w:type="gramEnd"/>
      <w:r>
        <w:t xml:space="preserve"> </w:t>
      </w:r>
      <w:r w:rsidRPr="007711FD">
        <w:rPr>
          <w:position w:val="-12"/>
        </w:rPr>
        <w:object w:dxaOrig="320" w:dyaOrig="360">
          <v:shape id="_x0000_i1102" type="#_x0000_t75" style="width:16.75pt;height:18pt" o:ole="">
            <v:imagedata r:id="rId159" o:title=""/>
          </v:shape>
          <o:OLEObject Type="Embed" ProgID="Equation.DSMT4" ShapeID="_x0000_i1102" DrawAspect="Content" ObjectID="_1422084792" r:id="rId160"/>
        </w:object>
      </w:r>
      <w:r>
        <w:t xml:space="preserve">and </w:t>
      </w:r>
      <w:r w:rsidRPr="007711FD">
        <w:rPr>
          <w:position w:val="-12"/>
        </w:rPr>
        <w:object w:dxaOrig="320" w:dyaOrig="360">
          <v:shape id="_x0000_i1103" type="#_x0000_t75" style="width:16.75pt;height:18pt" o:ole="">
            <v:imagedata r:id="rId161" o:title=""/>
          </v:shape>
          <o:OLEObject Type="Embed" ProgID="Equation.DSMT4" ShapeID="_x0000_i1103" DrawAspect="Content" ObjectID="_1422084793" r:id="rId162"/>
        </w:object>
      </w:r>
      <w:r>
        <w:t xml:space="preserve"> is the radius and length of the master cylinder, </w:t>
      </w:r>
      <w:r w:rsidRPr="007711FD">
        <w:rPr>
          <w:position w:val="-14"/>
        </w:rPr>
        <w:object w:dxaOrig="320" w:dyaOrig="380">
          <v:shape id="_x0000_i1104" type="#_x0000_t75" style="width:16.75pt;height:19.25pt" o:ole="">
            <v:imagedata r:id="rId163" o:title=""/>
          </v:shape>
          <o:OLEObject Type="Embed" ProgID="Equation.DSMT4" ShapeID="_x0000_i1104" DrawAspect="Content" ObjectID="_1422084794" r:id="rId164"/>
        </w:object>
      </w:r>
      <w:r>
        <w:t xml:space="preserve"> and </w:t>
      </w:r>
      <w:r w:rsidRPr="007711FD">
        <w:rPr>
          <w:position w:val="-14"/>
        </w:rPr>
        <w:object w:dxaOrig="320" w:dyaOrig="380">
          <v:shape id="_x0000_i1105" type="#_x0000_t75" style="width:16.75pt;height:19.25pt" o:ole="">
            <v:imagedata r:id="rId165" o:title=""/>
          </v:shape>
          <o:OLEObject Type="Embed" ProgID="Equation.DSMT4" ShapeID="_x0000_i1105" DrawAspect="Content" ObjectID="_1422084795" r:id="rId166"/>
        </w:object>
      </w:r>
      <w:r>
        <w:t xml:space="preserve"> is the radius and length of the </w:t>
      </w:r>
      <w:r w:rsidRPr="007711FD">
        <w:rPr>
          <w:position w:val="-6"/>
        </w:rPr>
        <w:object w:dxaOrig="260" w:dyaOrig="320">
          <v:shape id="_x0000_i1106" type="#_x0000_t75" style="width:12.55pt;height:16.75pt" o:ole="">
            <v:imagedata r:id="rId167" o:title=""/>
          </v:shape>
          <o:OLEObject Type="Embed" ProgID="Equation.DSMT4" ShapeID="_x0000_i1106" DrawAspect="Content" ObjectID="_1422084796" r:id="rId168"/>
        </w:object>
      </w:r>
      <w:r>
        <w:t xml:space="preserve"> slave cylinder, and </w:t>
      </w:r>
      <w:r w:rsidRPr="007711FD">
        <w:rPr>
          <w:position w:val="-12"/>
        </w:rPr>
        <w:object w:dxaOrig="279" w:dyaOrig="380">
          <v:shape id="_x0000_i1107" type="#_x0000_t75" style="width:13.4pt;height:19.25pt" o:ole="">
            <v:imagedata r:id="rId169" o:title=""/>
          </v:shape>
          <o:OLEObject Type="Embed" ProgID="Equation.DSMT4" ShapeID="_x0000_i1107" DrawAspect="Content" ObjectID="_1422084797" r:id="rId170"/>
        </w:object>
      </w:r>
      <w:r>
        <w:t xml:space="preserve"> is the common volume between master and the </w:t>
      </w:r>
      <w:r w:rsidRPr="007711FD">
        <w:rPr>
          <w:position w:val="-6"/>
        </w:rPr>
        <w:object w:dxaOrig="260" w:dyaOrig="320">
          <v:shape id="_x0000_i1108" type="#_x0000_t75" style="width:12.55pt;height:16.75pt" o:ole="">
            <v:imagedata r:id="rId167" o:title=""/>
          </v:shape>
          <o:OLEObject Type="Embed" ProgID="Equation.DSMT4" ShapeID="_x0000_i1108" DrawAspect="Content" ObjectID="_1422084798" r:id="rId171"/>
        </w:object>
      </w:r>
      <w:r>
        <w:t xml:space="preserve"> slave cylinder. </w:t>
      </w:r>
      <w:r w:rsidRPr="007711FD">
        <w:rPr>
          <w:position w:val="-12"/>
        </w:rPr>
        <w:object w:dxaOrig="279" w:dyaOrig="380">
          <v:shape id="_x0000_i1109" type="#_x0000_t75" style="width:13.4pt;height:19.25pt" o:ole="">
            <v:imagedata r:id="rId169" o:title=""/>
          </v:shape>
          <o:OLEObject Type="Embed" ProgID="Equation.DSMT4" ShapeID="_x0000_i1109" DrawAspect="Content" ObjectID="_1422084799" r:id="rId172"/>
        </w:object>
      </w:r>
      <w:r>
        <w:t xml:space="preserve"> </w:t>
      </w:r>
      <w:proofErr w:type="gramStart"/>
      <w:r>
        <w:t>can</w:t>
      </w:r>
      <w:proofErr w:type="gramEnd"/>
      <w:r>
        <w:t xml:space="preserve"> be calculated as follows:</w:t>
      </w:r>
    </w:p>
    <w:p w:rsidR="00757CBD" w:rsidRDefault="00757CBD" w:rsidP="00757CBD">
      <w:pPr>
        <w:pStyle w:val="MTDisplayEquation"/>
      </w:pPr>
      <w:r>
        <w:lastRenderedPageBreak/>
        <w:tab/>
      </w:r>
      <w:r w:rsidR="007711FD" w:rsidRPr="007711FD">
        <w:rPr>
          <w:position w:val="-70"/>
        </w:rPr>
        <w:object w:dxaOrig="7760" w:dyaOrig="1520">
          <v:shape id="_x0000_i1110" type="#_x0000_t75" style="width:387.65pt;height:77pt" o:ole="">
            <v:imagedata r:id="rId173" o:title=""/>
          </v:shape>
          <o:OLEObject Type="Embed" ProgID="Equation.DSMT4" ShapeID="_x0000_i1110" DrawAspect="Content" ObjectID="_1422084800" r:id="rId174"/>
        </w:object>
      </w:r>
      <w:r>
        <w:tab/>
      </w:r>
      <w:r w:rsidR="00CB774D">
        <w:fldChar w:fldCharType="begin"/>
      </w:r>
      <w:r>
        <w:instrText xml:space="preserve"> MACROBUTTON MTPlaceRef \* MERGEFORMAT </w:instrText>
      </w:r>
      <w:r w:rsidR="008F79C7">
        <w:fldChar w:fldCharType="begin"/>
      </w:r>
      <w:r w:rsidR="008F79C7">
        <w:instrText xml:space="preserve"> SEQ MTEqn \h \* </w:instrText>
      </w:r>
      <w:r w:rsidR="008F79C7">
        <w:instrText xml:space="preserve">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4</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w:instrText>
      </w:r>
      <w:r w:rsidR="008F79C7">
        <w:rPr>
          <w:noProof/>
        </w:rPr>
        <w:fldChar w:fldCharType="end"/>
      </w:r>
      <w:r>
        <w:instrText>)</w:instrText>
      </w:r>
      <w:r w:rsidR="00CB774D">
        <w:fldChar w:fldCharType="end"/>
      </w:r>
    </w:p>
    <w:p w:rsidR="00CB6CE6" w:rsidRPr="00757CBD" w:rsidRDefault="00757CBD" w:rsidP="00757CBD">
      <w:proofErr w:type="gramStart"/>
      <w:r>
        <w:t>where</w:t>
      </w:r>
      <w:proofErr w:type="gramEnd"/>
      <w:r>
        <w:t xml:space="preserve"> </w:t>
      </w:r>
      <w:r w:rsidR="00CA54B1" w:rsidRPr="00CB7959">
        <w:rPr>
          <w:position w:val="-10"/>
        </w:rPr>
        <w:object w:dxaOrig="960" w:dyaOrig="320">
          <v:shape id="_x0000_i1111" type="#_x0000_t75" style="width:46.9pt;height:16.75pt" o:ole="">
            <v:imagedata r:id="rId175" o:title=""/>
          </v:shape>
          <o:OLEObject Type="Embed" ProgID="Equation.DSMT4" ShapeID="_x0000_i1111" DrawAspect="Content" ObjectID="_1422084801" r:id="rId176"/>
        </w:object>
      </w:r>
      <w:r w:rsidR="00CB7959">
        <w:t xml:space="preserve"> </w:t>
      </w:r>
      <w:r>
        <w:t xml:space="preserve">and </w:t>
      </w:r>
      <w:r w:rsidR="00CA54B1" w:rsidRPr="00CB7959">
        <w:rPr>
          <w:position w:val="-10"/>
        </w:rPr>
        <w:object w:dxaOrig="920" w:dyaOrig="320">
          <v:shape id="_x0000_i1112" type="#_x0000_t75" style="width:46.45pt;height:16.75pt" o:ole="">
            <v:imagedata r:id="rId177" o:title=""/>
          </v:shape>
          <o:OLEObject Type="Embed" ProgID="Equation.DSMT4" ShapeID="_x0000_i1112" DrawAspect="Content" ObjectID="_1422084802" r:id="rId178"/>
        </w:object>
      </w:r>
      <w:r>
        <w:t xml:space="preserve"> are the</w:t>
      </w:r>
      <w:r w:rsidR="00CA54B1">
        <w:t xml:space="preserve"> complete</w:t>
      </w:r>
      <w:r>
        <w:t xml:space="preserve"> elliptic integrals of </w:t>
      </w:r>
      <w:r w:rsidR="00CA54B1">
        <w:t xml:space="preserve">the </w:t>
      </w:r>
      <w:r>
        <w:t xml:space="preserve">first and </w:t>
      </w:r>
      <w:r w:rsidR="00CA54B1">
        <w:t xml:space="preserve">the </w:t>
      </w:r>
      <w:r>
        <w:t>second kind respectively.</w:t>
      </w:r>
      <w:r w:rsidR="00CB6CE6">
        <w:t xml:space="preserve"> </w:t>
      </w:r>
    </w:p>
    <w:p w:rsidR="00267633" w:rsidRDefault="00EB62C1" w:rsidP="00EB62C1">
      <w:pPr>
        <w:pStyle w:val="Heading1"/>
      </w:pPr>
      <w:bookmarkStart w:id="126" w:name="_Toc307238981"/>
      <w:bookmarkStart w:id="127" w:name="_Toc307238982"/>
      <w:bookmarkStart w:id="128" w:name="_Toc307238983"/>
      <w:bookmarkStart w:id="129" w:name="_Toc307238984"/>
      <w:bookmarkStart w:id="130" w:name="_Toc307238985"/>
      <w:bookmarkStart w:id="131" w:name="_Toc307238986"/>
      <w:bookmarkStart w:id="132" w:name="_Toc307238987"/>
      <w:bookmarkStart w:id="133" w:name="_Toc307238988"/>
      <w:bookmarkStart w:id="134" w:name="_Toc307238989"/>
      <w:bookmarkStart w:id="135" w:name="_Toc307238990"/>
      <w:bookmarkStart w:id="136" w:name="_Toc307238991"/>
      <w:bookmarkStart w:id="137" w:name="_Toc307238992"/>
      <w:bookmarkStart w:id="138" w:name="_Toc307238993"/>
      <w:bookmarkStart w:id="139" w:name="_Toc307238994"/>
      <w:bookmarkStart w:id="140" w:name="_Toc307238995"/>
      <w:bookmarkStart w:id="141" w:name="_Toc307238996"/>
      <w:bookmarkStart w:id="142" w:name="_Toc307238997"/>
      <w:bookmarkStart w:id="143" w:name="_Toc307238998"/>
      <w:bookmarkStart w:id="144" w:name="_Toc307238999"/>
      <w:bookmarkStart w:id="145" w:name="_Toc307239000"/>
      <w:bookmarkStart w:id="146" w:name="_Toc307239001"/>
      <w:bookmarkStart w:id="147" w:name="_Toc307239002"/>
      <w:bookmarkStart w:id="148" w:name="_Toc307239003"/>
      <w:bookmarkStart w:id="149" w:name="_Toc307239004"/>
      <w:bookmarkStart w:id="150" w:name="_Toc307239005"/>
      <w:bookmarkStart w:id="151" w:name="_Toc307239006"/>
      <w:bookmarkStart w:id="152" w:name="_Toc307239007"/>
      <w:bookmarkStart w:id="153" w:name="_Toc307239008"/>
      <w:bookmarkStart w:id="154" w:name="_Toc307239009"/>
      <w:bookmarkStart w:id="155" w:name="_Toc307239010"/>
      <w:bookmarkStart w:id="156" w:name="_Toc307239011"/>
      <w:bookmarkStart w:id="157" w:name="_Toc307239012"/>
      <w:bookmarkStart w:id="158" w:name="_Toc307239013"/>
      <w:bookmarkStart w:id="159" w:name="_Toc307239014"/>
      <w:bookmarkStart w:id="160" w:name="_Toc307239015"/>
      <w:bookmarkStart w:id="161" w:name="_Toc307239016"/>
      <w:bookmarkStart w:id="162" w:name="_Toc307239017"/>
      <w:bookmarkStart w:id="163" w:name="_Toc307239018"/>
      <w:bookmarkStart w:id="164" w:name="_Toc307239019"/>
      <w:bookmarkStart w:id="165" w:name="_Toc307239020"/>
      <w:bookmarkStart w:id="166" w:name="_Toc307239021"/>
      <w:bookmarkStart w:id="167" w:name="_Toc307239022"/>
      <w:bookmarkStart w:id="168" w:name="_Toc307239023"/>
      <w:bookmarkStart w:id="169" w:name="_Toc307239024"/>
      <w:bookmarkStart w:id="170" w:name="_Toc307239025"/>
      <w:bookmarkStart w:id="171" w:name="_Toc307239026"/>
      <w:bookmarkStart w:id="172" w:name="_Toc307239027"/>
      <w:bookmarkStart w:id="173" w:name="_Toc307239028"/>
      <w:bookmarkStart w:id="174" w:name="_Ref297275891"/>
      <w:bookmarkStart w:id="175" w:name="_Toc317064111"/>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Load calculation</w:t>
      </w:r>
      <w:bookmarkEnd w:id="174"/>
      <w:r w:rsidR="00CB774D">
        <w:fldChar w:fldCharType="begin"/>
      </w:r>
      <w:r w:rsidR="00DA356D">
        <w:instrText xml:space="preserve"> MACROBUTTON MTEditEquationSection2 </w:instrText>
      </w:r>
      <w:r w:rsidR="00DA356D" w:rsidRPr="00DA356D">
        <w:rPr>
          <w:rStyle w:val="MTEquationSection"/>
        </w:rPr>
        <w:instrText>Equation Section (Next)</w:instrText>
      </w:r>
      <w:r w:rsidR="008F79C7">
        <w:fldChar w:fldCharType="begin"/>
      </w:r>
      <w:r w:rsidR="008F79C7">
        <w:instrText xml:space="preserve"> SEQ MTEqn \r \h \* MERGEFORMAT </w:instrText>
      </w:r>
      <w:r w:rsidR="008F79C7">
        <w:fldChar w:fldCharType="separate"/>
      </w:r>
      <w:r w:rsidR="008F79C7">
        <w:fldChar w:fldCharType="end"/>
      </w:r>
      <w:r w:rsidR="008F79C7">
        <w:fldChar w:fldCharType="begin"/>
      </w:r>
      <w:r w:rsidR="008F79C7">
        <w:instrText xml:space="preserve"> SEQ MTSec \h \* MERGEFORMAT </w:instrText>
      </w:r>
      <w:r w:rsidR="008F79C7">
        <w:fldChar w:fldCharType="separate"/>
      </w:r>
      <w:r w:rsidR="008F79C7">
        <w:fldChar w:fldCharType="end"/>
      </w:r>
      <w:r w:rsidR="00CB774D">
        <w:fldChar w:fldCharType="end"/>
      </w:r>
      <w:bookmarkEnd w:id="175"/>
    </w:p>
    <w:p w:rsidR="009F3D6A" w:rsidRDefault="00AC3533">
      <w:r>
        <w:t>At each marker, added mass and forces are calculated. Added mass and forces are split into</w:t>
      </w:r>
      <w:r w:rsidR="00712AFE">
        <w:t xml:space="preserve"> several terms as follows:</w:t>
      </w:r>
    </w:p>
    <w:p w:rsidR="009F3D6A" w:rsidDel="00937A4E" w:rsidRDefault="00712AFE">
      <w:pPr>
        <w:pStyle w:val="MTDisplayEquation"/>
        <w:rPr>
          <w:del w:id="176" w:author="hsong" w:date="2012-09-11T11:39:00Z"/>
        </w:rPr>
      </w:pPr>
      <w:del w:id="177" w:author="hsong" w:date="2012-09-11T11:39:00Z">
        <w:r w:rsidDel="00937A4E">
          <w:tab/>
        </w:r>
        <w:r w:rsidRPr="00712AFE" w:rsidDel="00937A4E">
          <w:rPr>
            <w:position w:val="-12"/>
          </w:rPr>
          <w:object w:dxaOrig="2840" w:dyaOrig="360">
            <v:shape id="_x0000_i1113" type="#_x0000_t75" style="width:141.9pt;height:18pt" o:ole="">
              <v:imagedata r:id="rId179" o:title=""/>
            </v:shape>
            <o:OLEObject Type="Embed" ProgID="Equation.DSMT4" ShapeID="_x0000_i1113" DrawAspect="Content" ObjectID="_1422084803" r:id="rId180"/>
          </w:object>
        </w:r>
        <w:r w:rsidDel="00937A4E">
          <w:tab/>
        </w:r>
        <w:r w:rsidR="00CB774D" w:rsidDel="00937A4E">
          <w:fldChar w:fldCharType="begin"/>
        </w:r>
        <w:r w:rsidDel="00937A4E">
          <w:delInstrText xml:space="preserve"> MACROBUTTON MTPlaceRef \* MERGEFORMAT (</w:delInstrText>
        </w:r>
        <w:r w:rsidR="00CB774D" w:rsidDel="00937A4E">
          <w:fldChar w:fldCharType="begin"/>
        </w:r>
        <w:r w:rsidR="00CB774D" w:rsidDel="00937A4E">
          <w:delInstrText xml:space="preserve"> SEQ MTSec \c \* Arabic \* MERGEFORMAT </w:delInstrText>
        </w:r>
        <w:r w:rsidR="00CB774D" w:rsidDel="00937A4E">
          <w:fldChar w:fldCharType="separate"/>
        </w:r>
        <w:r w:rsidR="009F494D" w:rsidDel="00937A4E">
          <w:rPr>
            <w:noProof/>
          </w:rPr>
          <w:delInstrText>5</w:delInstrText>
        </w:r>
        <w:r w:rsidR="00CB774D" w:rsidDel="00937A4E">
          <w:fldChar w:fldCharType="end"/>
        </w:r>
        <w:r w:rsidDel="00937A4E">
          <w:delInstrText>.</w:delInstrText>
        </w:r>
        <w:r w:rsidR="00CB774D" w:rsidDel="00937A4E">
          <w:fldChar w:fldCharType="begin"/>
        </w:r>
        <w:r w:rsidR="00CB774D" w:rsidDel="00937A4E">
          <w:delInstrText xml:space="preserve"> SEQ MTEqn \c \* Arabic \* MERGEFORMAT </w:delInstrText>
        </w:r>
        <w:r w:rsidR="00CB774D" w:rsidDel="00937A4E">
          <w:fldChar w:fldCharType="separate"/>
        </w:r>
        <w:r w:rsidR="009F494D" w:rsidDel="00937A4E">
          <w:rPr>
            <w:noProof/>
          </w:rPr>
          <w:delInstrText>0</w:delInstrText>
        </w:r>
        <w:r w:rsidR="00CB774D" w:rsidDel="00937A4E">
          <w:fldChar w:fldCharType="end"/>
        </w:r>
        <w:r w:rsidDel="00937A4E">
          <w:delInstrText>)</w:delInstrText>
        </w:r>
        <w:r w:rsidR="00CB774D" w:rsidDel="00937A4E">
          <w:fldChar w:fldCharType="end"/>
        </w:r>
      </w:del>
    </w:p>
    <w:p w:rsidR="009F3D6A" w:rsidRDefault="00712AFE">
      <w:pPr>
        <w:pStyle w:val="MTDisplayEquation"/>
      </w:pPr>
      <w:r>
        <w:tab/>
      </w:r>
      <w:r w:rsidR="00937A4E" w:rsidRPr="00937A4E">
        <w:rPr>
          <w:position w:val="-70"/>
        </w:rPr>
        <w:object w:dxaOrig="2900" w:dyaOrig="1520">
          <v:shape id="_x0000_i1114" type="#_x0000_t75" style="width:144.4pt;height:75.35pt" o:ole="">
            <v:imagedata r:id="rId181" o:title=""/>
          </v:shape>
          <o:OLEObject Type="Embed" ProgID="Equation.DSMT4" ShapeID="_x0000_i1114" DrawAspect="Content" ObjectID="_1422084804" r:id="rId182"/>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0</w:instrText>
      </w:r>
      <w:r w:rsidR="008F79C7">
        <w:rPr>
          <w:noProof/>
        </w:rPr>
        <w:fldChar w:fldCharType="end"/>
      </w:r>
      <w:r>
        <w:instrText>)</w:instrText>
      </w:r>
      <w:r w:rsidR="00CB774D">
        <w:fldChar w:fldCharType="end"/>
      </w:r>
    </w:p>
    <w:p w:rsidR="009F3D6A" w:rsidRDefault="00712AFE">
      <w:proofErr w:type="gramStart"/>
      <w:r>
        <w:t>where</w:t>
      </w:r>
      <w:proofErr w:type="gramEnd"/>
      <w:r>
        <w:t xml:space="preserve"> </w:t>
      </w:r>
      <m:oMath>
        <m:r>
          <w:rPr>
            <w:rFonts w:ascii="Cambria Math" w:hAnsi="Cambria Math"/>
          </w:rPr>
          <m:t>I</m:t>
        </m:r>
      </m:oMath>
      <w:r>
        <w:t xml:space="preserve"> stands for inertia, </w:t>
      </w:r>
      <m:oMath>
        <m:r>
          <w:rPr>
            <w:rFonts w:ascii="Cambria Math" w:hAnsi="Cambria Math"/>
          </w:rPr>
          <m:t>D</m:t>
        </m:r>
      </m:oMath>
      <w:r>
        <w:t xml:space="preserve"> stands for drag, </w:t>
      </w:r>
      <m:oMath>
        <m:r>
          <w:rPr>
            <w:rFonts w:ascii="Cambria Math" w:hAnsi="Cambria Math"/>
          </w:rPr>
          <m:t>B</m:t>
        </m:r>
      </m:oMath>
      <w:r>
        <w:t xml:space="preserve"> stands for buoyancy, and </w:t>
      </w:r>
      <m:oMath>
        <m:r>
          <w:rPr>
            <w:rFonts w:ascii="Cambria Math" w:hAnsi="Cambria Math"/>
          </w:rPr>
          <m:t>DP</m:t>
        </m:r>
      </m:oMath>
      <w:r>
        <w:t xml:space="preserve"> stands for dynamic pressure. </w:t>
      </w:r>
      <w:r w:rsidR="00AC3533">
        <w:t xml:space="preserve"> </w:t>
      </w:r>
      <w:r w:rsidR="009F494D" w:rsidRPr="009F494D">
        <w:rPr>
          <w:position w:val="-12"/>
        </w:rPr>
        <w:object w:dxaOrig="600" w:dyaOrig="360">
          <v:shape id="_x0000_i1115" type="#_x0000_t75" style="width:30.55pt;height:18pt" o:ole="">
            <v:imagedata r:id="rId183" o:title=""/>
          </v:shape>
          <o:OLEObject Type="Embed" ProgID="Equation.DSMT4" ShapeID="_x0000_i1115" DrawAspect="Content" ObjectID="_1422084805" r:id="rId184"/>
        </w:object>
      </w:r>
      <w:r w:rsidR="009F494D">
        <w:t xml:space="preserve"> </w:t>
      </w:r>
      <w:proofErr w:type="gramStart"/>
      <w:r w:rsidR="009F494D">
        <w:t>is</w:t>
      </w:r>
      <w:proofErr w:type="gramEnd"/>
      <w:r w:rsidR="009F494D">
        <w:t xml:space="preserve"> the added mass induced by the structure(including marine growth), </w:t>
      </w:r>
      <w:r w:rsidR="00CB60A4" w:rsidRPr="00CB60A4">
        <w:rPr>
          <w:position w:val="-12"/>
        </w:rPr>
        <w:object w:dxaOrig="700" w:dyaOrig="360">
          <v:shape id="_x0000_i1116" type="#_x0000_t75" style="width:35.15pt;height:18pt" o:ole="">
            <v:imagedata r:id="rId185" o:title=""/>
          </v:shape>
          <o:OLEObject Type="Embed" ProgID="Equation.DSMT4" ShapeID="_x0000_i1116" DrawAspect="Content" ObjectID="_1422084806" r:id="rId186"/>
        </w:object>
      </w:r>
      <w:r w:rsidR="00CB60A4">
        <w:t xml:space="preserve"> is the mass of marine growth and </w:t>
      </w:r>
      <w:r w:rsidR="00CB60A4" w:rsidRPr="00CB60A4">
        <w:rPr>
          <w:position w:val="-12"/>
        </w:rPr>
        <w:object w:dxaOrig="580" w:dyaOrig="360">
          <v:shape id="_x0000_i1117" type="#_x0000_t75" style="width:28.9pt;height:18pt" o:ole="">
            <v:imagedata r:id="rId187" o:title=""/>
          </v:shape>
          <o:OLEObject Type="Embed" ProgID="Equation.DSMT4" ShapeID="_x0000_i1117" DrawAspect="Content" ObjectID="_1422084807" r:id="rId188"/>
        </w:object>
      </w:r>
      <w:r w:rsidR="00CB60A4">
        <w:t xml:space="preserve"> is the mass of the filled fluid. </w:t>
      </w:r>
    </w:p>
    <w:p w:rsidR="00EB62C1" w:rsidRDefault="00EB62C1" w:rsidP="00EB62C1">
      <w:pPr>
        <w:pStyle w:val="Heading2"/>
      </w:pPr>
      <w:bookmarkStart w:id="178" w:name="_Toc317064112"/>
      <w:r>
        <w:t>Normal conditions</w:t>
      </w:r>
      <w:bookmarkEnd w:id="178"/>
    </w:p>
    <w:p w:rsidR="00C04002" w:rsidRDefault="009F494D" w:rsidP="00C04002">
      <w:pPr>
        <w:pStyle w:val="Heading3"/>
      </w:pPr>
      <w:r>
        <w:t>Line Element</w:t>
      </w:r>
    </w:p>
    <w:p w:rsidR="00735AFE" w:rsidRDefault="00735AFE"/>
    <w:p w:rsidR="00735AFE" w:rsidRDefault="00735AFE">
      <w:pPr>
        <w:jc w:val="center"/>
        <w:pPrChange w:id="179" w:author="hsong" w:date="2012-09-10T14:05:00Z">
          <w:pPr/>
        </w:pPrChange>
      </w:pPr>
      <w:r>
        <w:rPr>
          <w:noProof/>
        </w:rPr>
        <w:drawing>
          <wp:inline distT="0" distB="0" distL="0" distR="0">
            <wp:extent cx="3834067" cy="761515"/>
            <wp:effectExtent l="0" t="0" r="0" b="0"/>
            <wp:docPr id="8" name="Picture 7" descr="Line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Element.png"/>
                    <pic:cNvPicPr/>
                  </pic:nvPicPr>
                  <pic:blipFill>
                    <a:blip r:embed="rId189" cstate="print"/>
                    <a:stretch>
                      <a:fillRect/>
                    </a:stretch>
                  </pic:blipFill>
                  <pic:spPr>
                    <a:xfrm>
                      <a:off x="0" y="0"/>
                      <a:ext cx="3834067" cy="761515"/>
                    </a:xfrm>
                    <a:prstGeom prst="rect">
                      <a:avLst/>
                    </a:prstGeom>
                  </pic:spPr>
                </pic:pic>
              </a:graphicData>
            </a:graphic>
          </wp:inline>
        </w:drawing>
      </w:r>
    </w:p>
    <w:p w:rsidR="00735AFE" w:rsidRDefault="00735AFE"/>
    <w:p w:rsidR="00C04002" w:rsidRDefault="00C04002" w:rsidP="00C04002">
      <w:pPr>
        <w:pStyle w:val="Heading4"/>
      </w:pPr>
      <w:r>
        <w:t>Morison equation</w:t>
      </w:r>
      <w:r w:rsidR="001B4482">
        <w:t xml:space="preserve"> (force per unit length)</w:t>
      </w:r>
    </w:p>
    <w:p w:rsidR="00735AFE" w:rsidRDefault="009F494D">
      <w:r>
        <w:t xml:space="preserve">The </w:t>
      </w:r>
      <w:proofErr w:type="spellStart"/>
      <w:proofErr w:type="gramStart"/>
      <w:r>
        <w:t>morison</w:t>
      </w:r>
      <w:proofErr w:type="spellEnd"/>
      <w:proofErr w:type="gramEnd"/>
      <w:r>
        <w:t xml:space="preserve"> forces are calculated directly at the end plane of each line element. </w:t>
      </w:r>
    </w:p>
    <w:p w:rsidR="00FD4FDB" w:rsidRDefault="00FD4FDB" w:rsidP="00FD4FDB">
      <w:pPr>
        <w:pStyle w:val="MTDisplayEquation"/>
      </w:pPr>
      <w:r>
        <w:lastRenderedPageBreak/>
        <w:tab/>
      </w:r>
      <w:r w:rsidR="000977F3" w:rsidRPr="000977F3">
        <w:rPr>
          <w:position w:val="-54"/>
        </w:rPr>
        <w:object w:dxaOrig="3400" w:dyaOrig="1340">
          <v:shape id="_x0000_i1118" type="#_x0000_t75" style="width:170.35pt;height:67pt" o:ole="">
            <v:imagedata r:id="rId190" o:title=""/>
          </v:shape>
          <o:OLEObject Type="Embed" ProgID="Equation.DSMT4" ShapeID="_x0000_i1118" DrawAspect="Content" ObjectID="_1422084808" r:id="rId191"/>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bookmarkStart w:id="180" w:name="ZEqnNum165434"/>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w:instrText>
      </w:r>
      <w:r w:rsidR="008F79C7">
        <w:rPr>
          <w:noProof/>
        </w:rPr>
        <w:fldChar w:fldCharType="end"/>
      </w:r>
      <w:r>
        <w:instrText>)</w:instrText>
      </w:r>
      <w:bookmarkEnd w:id="180"/>
      <w:r w:rsidR="00CB774D">
        <w:fldChar w:fldCharType="end"/>
      </w:r>
    </w:p>
    <w:p w:rsidR="00A61487" w:rsidRDefault="00A61487" w:rsidP="00A61487">
      <w:pPr>
        <w:pStyle w:val="MTDisplayEquation"/>
      </w:pPr>
      <w:r>
        <w:tab/>
      </w:r>
      <w:r w:rsidR="00D0540E" w:rsidRPr="00A61487">
        <w:rPr>
          <w:position w:val="-110"/>
        </w:rPr>
        <w:object w:dxaOrig="5760" w:dyaOrig="2520">
          <v:shape id="_x0000_i1119" type="#_x0000_t75" style="width:4in;height:126pt" o:ole="">
            <v:imagedata r:id="rId192" o:title=""/>
          </v:shape>
          <o:OLEObject Type="Embed" ProgID="Equation.DSMT4" ShapeID="_x0000_i1119" DrawAspect="Content" ObjectID="_1422084809" r:id="rId193"/>
        </w:object>
      </w:r>
      <w:r>
        <w:tab/>
      </w:r>
      <w:r w:rsidR="00CB774D">
        <w:fldChar w:fldCharType="begin"/>
      </w:r>
      <w:r>
        <w:instrText xml:space="preserve"> MACROBUTTON MTPlaceRef \* MERGEFORMAT </w:instrText>
      </w:r>
      <w:bookmarkStart w:id="181" w:name="ZEqnNum324694"/>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2</w:instrText>
      </w:r>
      <w:r w:rsidR="008F79C7">
        <w:rPr>
          <w:noProof/>
        </w:rPr>
        <w:fldChar w:fldCharType="end"/>
      </w:r>
      <w:r>
        <w:instrText>)</w:instrText>
      </w:r>
      <w:bookmarkEnd w:id="181"/>
      <w:r w:rsidR="00CB774D">
        <w:fldChar w:fldCharType="end"/>
      </w:r>
    </w:p>
    <w:p w:rsidR="00FD4FDB" w:rsidRPr="00FD4FDB" w:rsidRDefault="00FD4FDB" w:rsidP="00FD4FDB">
      <w:proofErr w:type="gramStart"/>
      <w:r>
        <w:t>where</w:t>
      </w:r>
      <w:proofErr w:type="gramEnd"/>
      <w:r>
        <w:t xml:space="preserve"> </w:t>
      </w:r>
      <w:r w:rsidR="00714A5A" w:rsidRPr="00FD4FDB">
        <w:rPr>
          <w:position w:val="-12"/>
        </w:rPr>
        <w:object w:dxaOrig="2299" w:dyaOrig="400">
          <v:shape id="_x0000_i1120" type="#_x0000_t75" style="width:114.7pt;height:19.65pt" o:ole="">
            <v:imagedata r:id="rId194" o:title=""/>
          </v:shape>
          <o:OLEObject Type="Embed" ProgID="Equation.DSMT4" ShapeID="_x0000_i1120" DrawAspect="Content" ObjectID="_1422084810" r:id="rId195"/>
        </w:object>
      </w:r>
      <w:r>
        <w:t xml:space="preserve"> is the </w:t>
      </w:r>
      <w:r w:rsidR="00EE568B">
        <w:t>axial unit vector</w:t>
      </w:r>
      <w:r>
        <w:t xml:space="preserve"> in the global coordinate system at the marker. </w:t>
      </w:r>
      <w:r w:rsidRPr="00FD4FDB">
        <w:rPr>
          <w:position w:val="-14"/>
        </w:rPr>
        <w:object w:dxaOrig="340" w:dyaOrig="380">
          <v:shape id="_x0000_i1121" type="#_x0000_t75" style="width:16.75pt;height:19.65pt" o:ole="">
            <v:imagedata r:id="rId196" o:title=""/>
          </v:shape>
          <o:OLEObject Type="Embed" ProgID="Equation.DSMT4" ShapeID="_x0000_i1121" DrawAspect="Content" ObjectID="_1422084811" r:id="rId197"/>
        </w:object>
      </w:r>
      <w:proofErr w:type="gramStart"/>
      <w:r>
        <w:t>and</w:t>
      </w:r>
      <w:proofErr w:type="gramEnd"/>
      <w:r>
        <w:t xml:space="preserve"> </w:t>
      </w:r>
      <w:r w:rsidRPr="00FD4FDB">
        <w:rPr>
          <w:position w:val="-12"/>
        </w:rPr>
        <w:object w:dxaOrig="300" w:dyaOrig="360">
          <v:shape id="_x0000_i1122" type="#_x0000_t75" style="width:16.75pt;height:19.25pt" o:ole="">
            <v:imagedata r:id="rId198" o:title=""/>
          </v:shape>
          <o:OLEObject Type="Embed" ProgID="Equation.DSMT4" ShapeID="_x0000_i1122" DrawAspect="Content" ObjectID="_1422084812" r:id="rId199"/>
        </w:object>
      </w:r>
      <w:r>
        <w:t xml:space="preserve"> are the fluid and structure acceleration vector at the marker. </w:t>
      </w:r>
      <w:r w:rsidRPr="00FD4FDB">
        <w:rPr>
          <w:position w:val="-12"/>
        </w:rPr>
        <w:object w:dxaOrig="400" w:dyaOrig="360">
          <v:shape id="_x0000_i1123" type="#_x0000_t75" style="width:19.65pt;height:19.25pt" o:ole="">
            <v:imagedata r:id="rId200" o:title=""/>
          </v:shape>
          <o:OLEObject Type="Embed" ProgID="Equation.DSMT4" ShapeID="_x0000_i1123" DrawAspect="Content" ObjectID="_1422084813" r:id="rId201"/>
        </w:object>
      </w:r>
      <w:r>
        <w:t xml:space="preserve"> </w:t>
      </w:r>
      <w:proofErr w:type="gramStart"/>
      <w:r>
        <w:t>is</w:t>
      </w:r>
      <w:proofErr w:type="gramEnd"/>
      <w:r>
        <w:t xml:space="preserve"> the relative velocity vector</w:t>
      </w:r>
      <w:r w:rsidR="00C13ADF">
        <w:t>s</w:t>
      </w:r>
      <w:r>
        <w:t xml:space="preserve"> at the marker</w:t>
      </w:r>
      <w:r w:rsidR="00EE568B">
        <w:t xml:space="preserve">, where </w:t>
      </w:r>
      <w:r w:rsidR="00EE568B" w:rsidRPr="00EE568B">
        <w:rPr>
          <w:position w:val="-14"/>
        </w:rPr>
        <w:object w:dxaOrig="1200" w:dyaOrig="380">
          <v:shape id="_x0000_i1124" type="#_x0000_t75" style="width:60.3pt;height:17.15pt" o:ole="">
            <v:imagedata r:id="rId202" o:title=""/>
          </v:shape>
          <o:OLEObject Type="Embed" ProgID="Equation.DSMT4" ShapeID="_x0000_i1124" DrawAspect="Content" ObjectID="_1422084814" r:id="rId203"/>
        </w:object>
      </w:r>
      <w:r w:rsidR="00C13ADF">
        <w:t xml:space="preserve">, </w:t>
      </w:r>
      <w:r w:rsidR="00C13ADF" w:rsidRPr="00FD4FDB">
        <w:rPr>
          <w:position w:val="-14"/>
        </w:rPr>
        <w:object w:dxaOrig="320" w:dyaOrig="380">
          <v:shape id="_x0000_i1125" type="#_x0000_t75" style="width:16.75pt;height:19.65pt" o:ole="">
            <v:imagedata r:id="rId204" o:title=""/>
          </v:shape>
          <o:OLEObject Type="Embed" ProgID="Equation.DSMT4" ShapeID="_x0000_i1125" DrawAspect="Content" ObjectID="_1422084815" r:id="rId205"/>
        </w:object>
      </w:r>
      <w:r w:rsidR="00C13ADF">
        <w:t xml:space="preserve">and </w:t>
      </w:r>
      <w:r w:rsidR="00C13ADF" w:rsidRPr="00FD4FDB">
        <w:rPr>
          <w:position w:val="-12"/>
        </w:rPr>
        <w:object w:dxaOrig="300" w:dyaOrig="360">
          <v:shape id="_x0000_i1126" type="#_x0000_t75" style="width:16.75pt;height:19.25pt" o:ole="">
            <v:imagedata r:id="rId206" o:title=""/>
          </v:shape>
          <o:OLEObject Type="Embed" ProgID="Equation.DSMT4" ShapeID="_x0000_i1126" DrawAspect="Content" ObjectID="_1422084816" r:id="rId207"/>
        </w:object>
      </w:r>
      <w:r w:rsidR="00C13ADF">
        <w:t xml:space="preserve"> are the fluid and structure velocity vectors at the marker</w:t>
      </w:r>
      <w:r>
        <w:t xml:space="preserve">. </w:t>
      </w:r>
      <w:r w:rsidR="00136284">
        <w:t xml:space="preserve"> </w:t>
      </w:r>
      <w:r w:rsidR="00136284" w:rsidRPr="00136284">
        <w:rPr>
          <w:position w:val="-12"/>
        </w:rPr>
        <w:object w:dxaOrig="360" w:dyaOrig="360">
          <v:shape id="_x0000_i1127" type="#_x0000_t75" style="width:18pt;height:18pt" o:ole="">
            <v:imagedata r:id="rId208" o:title=""/>
          </v:shape>
          <o:OLEObject Type="Embed" ProgID="Equation.DSMT4" ShapeID="_x0000_i1127" DrawAspect="Content" ObjectID="_1422084817" r:id="rId209"/>
        </w:object>
      </w:r>
      <w:r w:rsidR="00136284">
        <w:t xml:space="preserve"> </w:t>
      </w:r>
      <w:proofErr w:type="gramStart"/>
      <w:r w:rsidR="00136284">
        <w:t>is</w:t>
      </w:r>
      <w:proofErr w:type="gramEnd"/>
      <w:r w:rsidR="00136284">
        <w:t xml:space="preserve"> the marine growth thickness. </w:t>
      </w:r>
      <w:r w:rsidR="00136284" w:rsidRPr="00136284">
        <w:rPr>
          <w:position w:val="-4"/>
        </w:rPr>
        <w:object w:dxaOrig="240" w:dyaOrig="260">
          <v:shape id="_x0000_i1128" type="#_x0000_t75" style="width:12.15pt;height:12.55pt" o:ole="">
            <v:imagedata r:id="rId210" o:title=""/>
          </v:shape>
          <o:OLEObject Type="Embed" ProgID="Equation.DSMT4" ShapeID="_x0000_i1128" DrawAspect="Content" ObjectID="_1422084818" r:id="rId211"/>
        </w:object>
      </w:r>
      <w:proofErr w:type="gramStart"/>
      <w:r w:rsidR="00136284">
        <w:t>is</w:t>
      </w:r>
      <w:proofErr w:type="gramEnd"/>
      <w:r w:rsidR="00136284">
        <w:t xml:space="preserve"> the outside radius of the cylinder and </w:t>
      </w:r>
      <w:r w:rsidR="00136284" w:rsidRPr="00136284">
        <w:rPr>
          <w:position w:val="-12"/>
        </w:rPr>
        <w:object w:dxaOrig="320" w:dyaOrig="360">
          <v:shape id="_x0000_i1129" type="#_x0000_t75" style="width:16.35pt;height:18pt" o:ole="">
            <v:imagedata r:id="rId212" o:title=""/>
          </v:shape>
          <o:OLEObject Type="Embed" ProgID="Equation.DSMT4" ShapeID="_x0000_i1129" DrawAspect="Content" ObjectID="_1422084819" r:id="rId213"/>
        </w:object>
      </w:r>
      <w:r w:rsidR="00136284">
        <w:t xml:space="preserve"> is the inner radius of the cylinder where the flooded/ballasting fluid is filled. </w:t>
      </w:r>
      <w:r w:rsidR="00365557">
        <w:t xml:space="preserve"> The forces are evaluated in the global coordinate system. </w:t>
      </w:r>
      <w:r w:rsidR="006A2C25">
        <w:t xml:space="preserve">The moments are neglected. </w:t>
      </w:r>
    </w:p>
    <w:p w:rsidR="00C04002" w:rsidRDefault="00C04002" w:rsidP="00C04002">
      <w:pPr>
        <w:pStyle w:val="Heading4"/>
      </w:pPr>
      <w:r>
        <w:t>Distributed buoyancy forces and moments</w:t>
      </w:r>
      <w:r w:rsidR="00315A9E">
        <w:t>, dynamic pressure forces</w:t>
      </w:r>
      <w:r w:rsidR="004C19B9">
        <w:t xml:space="preserve"> (per unit length)</w:t>
      </w:r>
    </w:p>
    <w:p w:rsidR="00FD4FDB" w:rsidRDefault="00FD4FDB" w:rsidP="00FD4FDB">
      <w:pPr>
        <w:pStyle w:val="MTDisplayEquation"/>
      </w:pPr>
      <w:r>
        <w:tab/>
      </w:r>
      <w:r w:rsidR="0013305E" w:rsidRPr="009F494D">
        <w:rPr>
          <w:position w:val="-150"/>
        </w:rPr>
        <w:object w:dxaOrig="6619" w:dyaOrig="3120">
          <v:shape id="_x0000_i1130" type="#_x0000_t75" style="width:329.85pt;height:154.9pt" o:ole="">
            <v:imagedata r:id="rId214" o:title=""/>
          </v:shape>
          <o:OLEObject Type="Embed" ProgID="Equation.DSMT4" ShapeID="_x0000_i1130" DrawAspect="Content" ObjectID="_1422084820" r:id="rId215"/>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bookmarkStart w:id="182" w:name="ZEqnNum456901"/>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3</w:instrText>
      </w:r>
      <w:r w:rsidR="008F79C7">
        <w:rPr>
          <w:noProof/>
        </w:rPr>
        <w:fldChar w:fldCharType="end"/>
      </w:r>
      <w:r>
        <w:instrText>)</w:instrText>
      </w:r>
      <w:bookmarkEnd w:id="182"/>
      <w:r w:rsidR="00CB774D">
        <w:fldChar w:fldCharType="end"/>
      </w:r>
    </w:p>
    <w:p w:rsidR="00735AFE" w:rsidRDefault="009F494D">
      <w:pPr>
        <w:pStyle w:val="MTDisplayEquation"/>
      </w:pPr>
      <w:r>
        <w:lastRenderedPageBreak/>
        <w:tab/>
      </w:r>
      <w:r w:rsidR="00735AFE" w:rsidRPr="00735AFE">
        <w:rPr>
          <w:position w:val="-132"/>
        </w:rPr>
        <w:object w:dxaOrig="3420" w:dyaOrig="2760">
          <v:shape id="_x0000_i1131" type="#_x0000_t75" style="width:171.2pt;height:138.15pt" o:ole="">
            <v:imagedata r:id="rId216" o:title=""/>
          </v:shape>
          <o:OLEObject Type="Embed" ProgID="Equation.DSMT4" ShapeID="_x0000_i1131" DrawAspect="Content" ObjectID="_1422084821" r:id="rId217"/>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Pr>
          <w:noProof/>
        </w:rPr>
        <w:instrText>4</w:instrText>
      </w:r>
      <w:r w:rsidR="008F79C7">
        <w:rPr>
          <w:noProof/>
        </w:rPr>
        <w:fldChar w:fldCharType="end"/>
      </w:r>
      <w:r>
        <w:instrText>)</w:instrText>
      </w:r>
      <w:r w:rsidR="00CB774D">
        <w:fldChar w:fldCharType="end"/>
      </w:r>
    </w:p>
    <w:p w:rsidR="00136C44" w:rsidRDefault="00CA5AD9">
      <w:r w:rsidRPr="00C449F6">
        <w:rPr>
          <w:position w:val="-12"/>
        </w:rPr>
        <w:object w:dxaOrig="300" w:dyaOrig="400">
          <v:shape id="_x0000_i1132" type="#_x0000_t75" style="width:15.05pt;height:19.65pt" o:ole="">
            <v:imagedata r:id="rId218" o:title=""/>
          </v:shape>
          <o:OLEObject Type="Embed" ProgID="Equation.DSMT4" ShapeID="_x0000_i1132" DrawAspect="Content" ObjectID="_1422084822" r:id="rId219"/>
        </w:object>
      </w:r>
      <w:r w:rsidR="00C449F6">
        <w:t xml:space="preserve"> </w:t>
      </w:r>
      <w:proofErr w:type="gramStart"/>
      <w:r w:rsidR="00C449F6">
        <w:t>and</w:t>
      </w:r>
      <w:proofErr w:type="gramEnd"/>
      <w:r w:rsidR="00C449F6">
        <w:t xml:space="preserve"> </w:t>
      </w:r>
      <w:r w:rsidR="003D3514" w:rsidRPr="00C449F6">
        <w:rPr>
          <w:position w:val="-12"/>
        </w:rPr>
        <w:object w:dxaOrig="400" w:dyaOrig="400">
          <v:shape id="_x0000_i1133" type="#_x0000_t75" style="width:20.5pt;height:19.65pt" o:ole="">
            <v:imagedata r:id="rId220" o:title=""/>
          </v:shape>
          <o:OLEObject Type="Embed" ProgID="Equation.DSMT4" ShapeID="_x0000_i1133" DrawAspect="Content" ObjectID="_1422084823" r:id="rId221"/>
        </w:object>
      </w:r>
      <w:r w:rsidR="00C449F6">
        <w:t xml:space="preserve"> are evaluated in the </w:t>
      </w:r>
      <w:r w:rsidR="009F1F56">
        <w:t>global</w:t>
      </w:r>
      <w:r w:rsidR="00C449F6">
        <w:t xml:space="preserve"> coordinate system. </w:t>
      </w:r>
      <w:r w:rsidR="009F1F56" w:rsidRPr="009775FE">
        <w:rPr>
          <w:position w:val="-14"/>
        </w:rPr>
        <w:object w:dxaOrig="320" w:dyaOrig="400">
          <v:shape id="_x0000_i1134" type="#_x0000_t75" style="width:16.75pt;height:20.5pt" o:ole="">
            <v:imagedata r:id="rId222" o:title=""/>
          </v:shape>
          <o:OLEObject Type="Embed" ProgID="Equation.DSMT4" ShapeID="_x0000_i1134" DrawAspect="Content" ObjectID="_1422084824" r:id="rId223"/>
        </w:object>
      </w:r>
      <w:r w:rsidR="009775FE">
        <w:t xml:space="preserve"> </w:t>
      </w:r>
      <w:r w:rsidR="009F1F56">
        <w:t xml:space="preserve"> </w:t>
      </w:r>
      <w:proofErr w:type="gramStart"/>
      <w:r w:rsidR="009F1F56">
        <w:t>and</w:t>
      </w:r>
      <w:proofErr w:type="gramEnd"/>
      <w:r w:rsidR="009F1F56">
        <w:t xml:space="preserve"> </w:t>
      </w:r>
      <w:r w:rsidR="009F1F56" w:rsidRPr="009F1F56">
        <w:rPr>
          <w:position w:val="-14"/>
        </w:rPr>
        <w:object w:dxaOrig="320" w:dyaOrig="400">
          <v:shape id="_x0000_i1135" type="#_x0000_t75" style="width:16.35pt;height:20.1pt" o:ole="">
            <v:imagedata r:id="rId224" o:title=""/>
          </v:shape>
          <o:OLEObject Type="Embed" ProgID="Equation.DSMT4" ShapeID="_x0000_i1135" DrawAspect="Content" ObjectID="_1422084825" r:id="rId225"/>
        </w:object>
      </w:r>
      <w:r w:rsidR="009775FE">
        <w:t xml:space="preserve">are the components in the direction cosine matrix </w:t>
      </w:r>
      <w:r w:rsidR="009F1F56">
        <w:t xml:space="preserve">for starting and ending </w:t>
      </w:r>
      <w:r w:rsidR="009F494D">
        <w:t>plane</w:t>
      </w:r>
      <w:r w:rsidR="009F1F56">
        <w:t xml:space="preserve"> of the element, respectively</w:t>
      </w:r>
      <w:r w:rsidR="009775FE">
        <w:t>.</w:t>
      </w:r>
      <w:r w:rsidR="00CA01E9">
        <w:t xml:space="preserve"> </w:t>
      </w:r>
      <w:del w:id="183" w:author="hsong" w:date="2012-09-10T16:13:00Z">
        <w:r w:rsidR="00CA01E9" w:rsidDel="0013305E">
          <w:delText>The directions are the out normal of the element starting and ending planes.</w:delText>
        </w:r>
        <w:r w:rsidR="009F1F56" w:rsidDel="0013305E">
          <w:delText xml:space="preserve"> </w:delText>
        </w:r>
      </w:del>
      <w:r w:rsidR="00E344AF" w:rsidRPr="00E344AF">
        <w:rPr>
          <w:position w:val="-12"/>
        </w:rPr>
        <w:object w:dxaOrig="360" w:dyaOrig="360">
          <v:shape id="_x0000_i1136" type="#_x0000_t75" style="width:18pt;height:18pt" o:ole="">
            <v:imagedata r:id="rId226" o:title=""/>
          </v:shape>
          <o:OLEObject Type="Embed" ProgID="Equation.DSMT4" ShapeID="_x0000_i1136" DrawAspect="Content" ObjectID="_1422084826" r:id="rId227"/>
        </w:object>
      </w:r>
      <w:r w:rsidR="00E344AF">
        <w:t xml:space="preserve"> </w:t>
      </w:r>
      <w:proofErr w:type="gramStart"/>
      <w:r w:rsidR="00E344AF">
        <w:t>is</w:t>
      </w:r>
      <w:proofErr w:type="gramEnd"/>
      <w:r w:rsidR="00E344AF">
        <w:t xml:space="preserve"> the element direction cosine, pointing from starting point to ending point. </w:t>
      </w:r>
      <w:r w:rsidR="009F1F56" w:rsidRPr="009F1F56">
        <w:rPr>
          <w:position w:val="-4"/>
        </w:rPr>
        <w:object w:dxaOrig="220" w:dyaOrig="260">
          <v:shape id="_x0000_i1137" type="#_x0000_t75" style="width:11.3pt;height:12.55pt" o:ole="">
            <v:imagedata r:id="rId228" o:title=""/>
          </v:shape>
          <o:OLEObject Type="Embed" ProgID="Equation.DSMT4" ShapeID="_x0000_i1137" DrawAspect="Content" ObjectID="_1422084827" r:id="rId229"/>
        </w:object>
      </w:r>
      <w:r w:rsidR="009F1F56">
        <w:t xml:space="preserve"> </w:t>
      </w:r>
      <w:proofErr w:type="gramStart"/>
      <w:r w:rsidR="009F1F56">
        <w:t>is</w:t>
      </w:r>
      <w:proofErr w:type="gramEnd"/>
      <w:r w:rsidR="009F1F56">
        <w:t xml:space="preserve"> the length of the element, and </w:t>
      </w:r>
      <w:r w:rsidR="009F1F56" w:rsidRPr="009F1F56">
        <w:rPr>
          <w:position w:val="-6"/>
        </w:rPr>
        <w:object w:dxaOrig="240" w:dyaOrig="279">
          <v:shape id="_x0000_i1138" type="#_x0000_t75" style="width:12.15pt;height:14.65pt" o:ole="">
            <v:imagedata r:id="rId230" o:title=""/>
          </v:shape>
          <o:OLEObject Type="Embed" ProgID="Equation.DSMT4" ShapeID="_x0000_i1138" DrawAspect="Content" ObjectID="_1422084828" r:id="rId231"/>
        </w:object>
      </w:r>
      <w:r w:rsidR="009F1F56">
        <w:t xml:space="preserve"> is the volume of the element.</w:t>
      </w:r>
      <w:r w:rsidR="009775FE">
        <w:t xml:space="preserve"> </w:t>
      </w:r>
    </w:p>
    <w:p w:rsidR="00C04002" w:rsidRDefault="00C04002" w:rsidP="00C04002">
      <w:pPr>
        <w:pStyle w:val="Heading3"/>
      </w:pPr>
      <w:bookmarkStart w:id="184" w:name="_Toc317064114"/>
      <w:r>
        <w:t xml:space="preserve">End </w:t>
      </w:r>
      <w:bookmarkEnd w:id="184"/>
      <w:r w:rsidR="00BB16AB">
        <w:t>Point Element</w:t>
      </w:r>
    </w:p>
    <w:p w:rsidR="00735AFE" w:rsidRDefault="00735AFE"/>
    <w:p w:rsidR="00735AFE" w:rsidRDefault="00735AFE">
      <w:pPr>
        <w:jc w:val="center"/>
        <w:pPrChange w:id="185" w:author="hsong" w:date="2012-09-11T11:40:00Z">
          <w:pPr/>
        </w:pPrChange>
      </w:pPr>
      <w:r>
        <w:rPr>
          <w:noProof/>
        </w:rPr>
        <w:drawing>
          <wp:inline distT="0" distB="0" distL="0" distR="0">
            <wp:extent cx="4615814" cy="618082"/>
            <wp:effectExtent l="0" t="0" r="0" b="0"/>
            <wp:docPr id="16" name="Picture 15" descr="Point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Element.png"/>
                    <pic:cNvPicPr/>
                  </pic:nvPicPr>
                  <pic:blipFill>
                    <a:blip r:embed="rId232" cstate="print"/>
                    <a:stretch>
                      <a:fillRect/>
                    </a:stretch>
                  </pic:blipFill>
                  <pic:spPr>
                    <a:xfrm>
                      <a:off x="0" y="0"/>
                      <a:ext cx="4615814" cy="618082"/>
                    </a:xfrm>
                    <a:prstGeom prst="rect">
                      <a:avLst/>
                    </a:prstGeom>
                  </pic:spPr>
                </pic:pic>
              </a:graphicData>
            </a:graphic>
          </wp:inline>
        </w:drawing>
      </w:r>
    </w:p>
    <w:p w:rsidR="00735AFE" w:rsidRDefault="00735AFE"/>
    <w:p w:rsidR="00622E8B" w:rsidRDefault="00622E8B" w:rsidP="00622E8B">
      <w:pPr>
        <w:pStyle w:val="Heading4"/>
      </w:pPr>
      <w:r>
        <w:t xml:space="preserve">Forces on end </w:t>
      </w:r>
      <w:r w:rsidR="00BB16AB">
        <w:t xml:space="preserve">point element </w:t>
      </w:r>
      <w:r w:rsidR="00CA5AD9">
        <w:t>(concentrated forces)</w:t>
      </w:r>
    </w:p>
    <w:p w:rsidR="00622E8B" w:rsidRDefault="00622E8B" w:rsidP="00622E8B">
      <w:pPr>
        <w:pStyle w:val="MTDisplayEquation"/>
      </w:pPr>
      <w:r>
        <w:tab/>
      </w:r>
      <w:r w:rsidR="00574421" w:rsidRPr="00622E8B">
        <w:rPr>
          <w:position w:val="-12"/>
        </w:rPr>
        <w:object w:dxaOrig="2580" w:dyaOrig="400">
          <v:shape id="_x0000_i1139" type="#_x0000_t75" style="width:127.65pt;height:19.65pt" o:ole="">
            <v:imagedata r:id="rId233" o:title=""/>
          </v:shape>
          <o:OLEObject Type="Embed" ProgID="Equation.DSMT4" ShapeID="_x0000_i1139" DrawAspect="Content" ObjectID="_1422084829" r:id="rId234"/>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5</w:instrText>
      </w:r>
      <w:r w:rsidR="008F79C7">
        <w:rPr>
          <w:noProof/>
        </w:rPr>
        <w:fldChar w:fldCharType="end"/>
      </w:r>
      <w:r>
        <w:instrText>)</w:instrText>
      </w:r>
      <w:r w:rsidR="00CB774D">
        <w:fldChar w:fldCharType="end"/>
      </w:r>
    </w:p>
    <w:p w:rsidR="00622E8B" w:rsidRPr="00622E8B" w:rsidRDefault="00622E8B" w:rsidP="00622E8B">
      <w:proofErr w:type="gramStart"/>
      <w:r>
        <w:t>where</w:t>
      </w:r>
      <w:proofErr w:type="gramEnd"/>
      <w:r>
        <w:t xml:space="preserve"> </w:t>
      </w:r>
      <w:r w:rsidR="00CA5AD9" w:rsidRPr="00622E8B">
        <w:rPr>
          <w:position w:val="-12"/>
        </w:rPr>
        <w:object w:dxaOrig="320" w:dyaOrig="400">
          <v:shape id="_x0000_i1140" type="#_x0000_t75" style="width:17.15pt;height:19.65pt" o:ole="">
            <v:imagedata r:id="rId235" o:title=""/>
          </v:shape>
          <o:OLEObject Type="Embed" ProgID="Equation.DSMT4" ShapeID="_x0000_i1140" DrawAspect="Content" ObjectID="_1422084830" r:id="rId236"/>
        </w:object>
      </w:r>
      <w:r>
        <w:t xml:space="preserve"> is the Morison drag, </w:t>
      </w:r>
      <w:r w:rsidR="00CA5AD9" w:rsidRPr="00622E8B">
        <w:rPr>
          <w:position w:val="-12"/>
        </w:rPr>
        <w:object w:dxaOrig="300" w:dyaOrig="400">
          <v:shape id="_x0000_i1141" type="#_x0000_t75" style="width:15.05pt;height:19.65pt" o:ole="">
            <v:imagedata r:id="rId237" o:title=""/>
          </v:shape>
          <o:OLEObject Type="Embed" ProgID="Equation.DSMT4" ShapeID="_x0000_i1141" DrawAspect="Content" ObjectID="_1422084831" r:id="rId238"/>
        </w:object>
      </w:r>
      <w:r>
        <w:t xml:space="preserve"> is the </w:t>
      </w:r>
      <w:r w:rsidR="00F55C5C">
        <w:t xml:space="preserve">point </w:t>
      </w:r>
      <w:r w:rsidR="00DC1021">
        <w:t>buoyancy</w:t>
      </w:r>
      <w:r>
        <w:t xml:space="preserve"> </w:t>
      </w:r>
      <w:r w:rsidR="00F55C5C">
        <w:t xml:space="preserve">force at the end surface </w:t>
      </w:r>
      <w:r w:rsidR="00F55C5C" w:rsidRPr="00F55C5C">
        <w:rPr>
          <w:position w:val="-6"/>
        </w:rPr>
        <w:object w:dxaOrig="220" w:dyaOrig="279">
          <v:shape id="_x0000_i1142" type="#_x0000_t75" style="width:11.7pt;height:14.65pt" o:ole="">
            <v:imagedata r:id="rId239" o:title=""/>
          </v:shape>
          <o:OLEObject Type="Embed" ProgID="Equation.DSMT4" ShapeID="_x0000_i1142" DrawAspect="Content" ObjectID="_1422084832" r:id="rId240"/>
        </w:object>
      </w:r>
      <w:r w:rsidR="00F55C5C">
        <w:t xml:space="preserve">. </w:t>
      </w:r>
    </w:p>
    <w:p w:rsidR="00F55C5C" w:rsidRDefault="00C04002" w:rsidP="00F55C5C">
      <w:pPr>
        <w:pStyle w:val="ListParagraph"/>
        <w:numPr>
          <w:ilvl w:val="0"/>
          <w:numId w:val="24"/>
        </w:numPr>
      </w:pPr>
      <w:r>
        <w:t xml:space="preserve">Morison </w:t>
      </w:r>
      <w:r w:rsidR="003C5F22">
        <w:t>drag</w:t>
      </w:r>
      <w:r w:rsidR="00F55C5C">
        <w:t xml:space="preserve">: </w:t>
      </w:r>
    </w:p>
    <w:p w:rsidR="00F55C5C" w:rsidRDefault="00F55C5C" w:rsidP="00F55C5C">
      <w:pPr>
        <w:pStyle w:val="MTDisplayEquation"/>
      </w:pPr>
      <w:r>
        <w:tab/>
      </w:r>
      <w:r w:rsidR="002D79BD" w:rsidRPr="00F55C5C">
        <w:rPr>
          <w:position w:val="-24"/>
        </w:rPr>
        <w:object w:dxaOrig="3820" w:dyaOrig="620">
          <v:shape id="_x0000_i1143" type="#_x0000_t75" style="width:190.9pt;height:31pt" o:ole="">
            <v:imagedata r:id="rId241" o:title=""/>
          </v:shape>
          <o:OLEObject Type="Embed" ProgID="Equation.DSMT4" ShapeID="_x0000_i1143" DrawAspect="Content" ObjectID="_1422084833" r:id="rId242"/>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6</w:instrText>
      </w:r>
      <w:r w:rsidR="008F79C7">
        <w:rPr>
          <w:noProof/>
        </w:rPr>
        <w:fldChar w:fldCharType="end"/>
      </w:r>
      <w:r>
        <w:instrText>)</w:instrText>
      </w:r>
      <w:r w:rsidR="00CB774D">
        <w:fldChar w:fldCharType="end"/>
      </w:r>
    </w:p>
    <w:p w:rsidR="00F55C5C" w:rsidRPr="003C5F22" w:rsidRDefault="00F55C5C" w:rsidP="00F55C5C">
      <w:pPr>
        <w:pStyle w:val="ListParagraph"/>
        <w:numPr>
          <w:ilvl w:val="0"/>
          <w:numId w:val="24"/>
        </w:numPr>
      </w:pPr>
      <w:r>
        <w:t>Point hydrostatic force</w:t>
      </w:r>
      <w:r w:rsidR="003D5449">
        <w:t xml:space="preserve"> </w:t>
      </w:r>
      <w:r w:rsidR="00EB123D">
        <w:t xml:space="preserve">and </w:t>
      </w:r>
      <w:r w:rsidR="00E75B7C">
        <w:t>dynamic pressure</w:t>
      </w:r>
      <w:r w:rsidR="00EB123D">
        <w:t xml:space="preserve"> forces</w:t>
      </w:r>
      <w:r>
        <w:t>:</w:t>
      </w:r>
    </w:p>
    <w:p w:rsidR="003C5F22" w:rsidRDefault="00F55C5C" w:rsidP="00F55C5C">
      <w:pPr>
        <w:pStyle w:val="MTDisplayEquation"/>
      </w:pPr>
      <w:r>
        <w:lastRenderedPageBreak/>
        <w:tab/>
      </w:r>
      <w:r w:rsidR="007359D5" w:rsidRPr="00365557">
        <w:rPr>
          <w:position w:val="-52"/>
        </w:rPr>
        <w:object w:dxaOrig="5380" w:dyaOrig="6280">
          <v:shape id="_x0000_i1144" type="#_x0000_t75" style="width:269.15pt;height:316.9pt" o:ole="">
            <v:imagedata r:id="rId243" o:title=""/>
          </v:shape>
          <o:OLEObject Type="Embed" ProgID="Equation.DSMT4" ShapeID="_x0000_i1144" DrawAspect="Content" ObjectID="_1422084834" r:id="rId244"/>
        </w:object>
      </w:r>
      <w:r>
        <w:tab/>
      </w:r>
      <w:r w:rsidR="00CB774D">
        <w:fldChar w:fldCharType="begin"/>
      </w:r>
      <w:r>
        <w:instrText xml:space="preserve"> MACROBUTTON MTPlaceRef \* MERGEFORMAT </w:instrText>
      </w:r>
      <w:r w:rsidR="008F79C7">
        <w:fldChar w:fldCharType="begin"/>
      </w:r>
      <w:r w:rsidR="008F79C7">
        <w:instrText xml:space="preserve"> SEQ MTEqn \</w:instrText>
      </w:r>
      <w:r w:rsidR="008F79C7">
        <w:instrText xml:space="preserve">h \* MERGEFORMAT </w:instrText>
      </w:r>
      <w:r w:rsidR="008F79C7">
        <w:fldChar w:fldCharType="separate"/>
      </w:r>
      <w:r w:rsidR="008F79C7">
        <w:fldChar w:fldCharType="end"/>
      </w:r>
      <w:bookmarkStart w:id="186" w:name="ZEqnNum884887"/>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7</w:instrText>
      </w:r>
      <w:r w:rsidR="008F79C7">
        <w:rPr>
          <w:noProof/>
        </w:rPr>
        <w:fldChar w:fldCharType="end"/>
      </w:r>
      <w:r>
        <w:instrText>)</w:instrText>
      </w:r>
      <w:bookmarkEnd w:id="186"/>
      <w:r w:rsidR="00CB774D">
        <w:fldChar w:fldCharType="end"/>
      </w:r>
    </w:p>
    <w:p w:rsidR="00DC1021" w:rsidRDefault="00CA5AD9" w:rsidP="00DC1021">
      <w:r w:rsidRPr="00C449F6">
        <w:rPr>
          <w:position w:val="-12"/>
        </w:rPr>
        <w:object w:dxaOrig="300" w:dyaOrig="400">
          <v:shape id="_x0000_i1145" type="#_x0000_t75" style="width:15.05pt;height:19.65pt" o:ole="">
            <v:imagedata r:id="rId245" o:title=""/>
          </v:shape>
          <o:OLEObject Type="Embed" ProgID="Equation.DSMT4" ShapeID="_x0000_i1145" DrawAspect="Content" ObjectID="_1422084835" r:id="rId246"/>
        </w:object>
      </w:r>
      <w:r w:rsidR="00DC1021">
        <w:t xml:space="preserve"> </w:t>
      </w:r>
      <w:proofErr w:type="gramStart"/>
      <w:r w:rsidR="00DC1021">
        <w:t>and</w:t>
      </w:r>
      <w:proofErr w:type="gramEnd"/>
      <w:r w:rsidR="00DC1021">
        <w:t xml:space="preserve"> </w:t>
      </w:r>
      <w:r w:rsidR="00645D2E" w:rsidRPr="00C449F6">
        <w:rPr>
          <w:position w:val="-12"/>
        </w:rPr>
        <w:object w:dxaOrig="400" w:dyaOrig="400">
          <v:shape id="_x0000_i1146" type="#_x0000_t75" style="width:20.5pt;height:19.65pt" o:ole="">
            <v:imagedata r:id="rId247" o:title=""/>
          </v:shape>
          <o:OLEObject Type="Embed" ProgID="Equation.DSMT4" ShapeID="_x0000_i1146" DrawAspect="Content" ObjectID="_1422084836" r:id="rId248"/>
        </w:object>
      </w:r>
      <w:r w:rsidR="00DC1021">
        <w:t xml:space="preserve"> are evaluated in the </w:t>
      </w:r>
      <w:r w:rsidR="00365557">
        <w:t>global</w:t>
      </w:r>
      <w:r w:rsidR="00DC1021">
        <w:t xml:space="preserve"> coordinate system. </w:t>
      </w:r>
      <w:r w:rsidR="00671428">
        <w:t xml:space="preserve">Super script </w:t>
      </w:r>
      <m:oMath>
        <m:r>
          <w:rPr>
            <w:rFonts w:ascii="Cambria Math" w:hAnsi="Cambria Math"/>
          </w:rPr>
          <m:t>s</m:t>
        </m:r>
      </m:oMath>
      <w:r w:rsidR="00671428">
        <w:t xml:space="preserve"> and </w:t>
      </w:r>
      <m:oMath>
        <m:r>
          <w:rPr>
            <w:rFonts w:ascii="Cambria Math" w:hAnsi="Cambria Math"/>
          </w:rPr>
          <m:t>e</m:t>
        </m:r>
      </m:oMath>
      <w:r w:rsidR="00671428">
        <w:t xml:space="preserve"> stand for start joint </w:t>
      </w:r>
      <w:r w:rsidR="00965F12">
        <w:t>point</w:t>
      </w:r>
      <w:r w:rsidR="00671428">
        <w:t xml:space="preserve"> and end joint </w:t>
      </w:r>
      <w:r w:rsidR="00965F12">
        <w:t>point</w:t>
      </w:r>
      <w:r w:rsidR="00671428">
        <w:t xml:space="preserve"> respectively. </w:t>
      </w:r>
      <w:r w:rsidR="00DC1021" w:rsidRPr="009775FE">
        <w:rPr>
          <w:position w:val="-14"/>
        </w:rPr>
        <w:object w:dxaOrig="320" w:dyaOrig="380">
          <v:shape id="_x0000_i1147" type="#_x0000_t75" style="width:16.75pt;height:19.65pt" o:ole="">
            <v:imagedata r:id="rId249" o:title=""/>
          </v:shape>
          <o:OLEObject Type="Embed" ProgID="Equation.DSMT4" ShapeID="_x0000_i1147" DrawAspect="Content" ObjectID="_1422084837" r:id="rId250"/>
        </w:object>
      </w:r>
      <w:r w:rsidR="00DC1021">
        <w:t xml:space="preserve"> </w:t>
      </w:r>
      <w:proofErr w:type="gramStart"/>
      <w:r w:rsidR="00DC1021">
        <w:t>are</w:t>
      </w:r>
      <w:proofErr w:type="gramEnd"/>
      <w:r w:rsidR="00DC1021">
        <w:t xml:space="preserve"> the components in the direction cosine matrix </w:t>
      </w:r>
      <w:r w:rsidR="00965F12">
        <w:t xml:space="preserve">of the point element </w:t>
      </w:r>
      <w:r w:rsidR="00DC1021">
        <w:t xml:space="preserve">in equation </w:t>
      </w:r>
      <w:r w:rsidR="00CB774D">
        <w:fldChar w:fldCharType="begin"/>
      </w:r>
      <w:r w:rsidR="00DC1021">
        <w:instrText xml:space="preserve"> GOTOBUTTON ZEqnNum390310  \* MERGEFORMAT </w:instrText>
      </w:r>
      <w:r w:rsidR="00CB774D">
        <w:fldChar w:fldCharType="begin"/>
      </w:r>
      <w:r w:rsidR="00DC1021">
        <w:instrText xml:space="preserve"> REF ZEqnNum390310 \* Charformat \! \* MERGEFORMAT </w:instrText>
      </w:r>
      <w:r w:rsidR="00CB774D">
        <w:fldChar w:fldCharType="separate"/>
      </w:r>
      <w:r w:rsidR="009F494D">
        <w:instrText>(2.0)</w:instrText>
      </w:r>
      <w:r w:rsidR="00CB774D">
        <w:fldChar w:fldCharType="end"/>
      </w:r>
      <w:r w:rsidR="00CB774D">
        <w:fldChar w:fldCharType="end"/>
      </w:r>
      <w:r w:rsidR="00DC1021">
        <w:t xml:space="preserve"> or </w:t>
      </w:r>
      <w:r w:rsidR="00CB774D">
        <w:fldChar w:fldCharType="begin"/>
      </w:r>
      <w:r w:rsidR="00DC1021">
        <w:instrText xml:space="preserve"> GOTOBUTTON ZEqnNum977003  \* MERGEFORMAT </w:instrText>
      </w:r>
      <w:r w:rsidR="00CB774D">
        <w:fldChar w:fldCharType="begin"/>
      </w:r>
      <w:r w:rsidR="00DC1021">
        <w:instrText xml:space="preserve"> REF ZEqnNum977003 \* Charformat \! \* MERGEFORMAT </w:instrText>
      </w:r>
      <w:r w:rsidR="00CB774D">
        <w:fldChar w:fldCharType="separate"/>
      </w:r>
      <w:r w:rsidR="009F494D">
        <w:instrText>(2.0)</w:instrText>
      </w:r>
      <w:r w:rsidR="00CB774D">
        <w:fldChar w:fldCharType="end"/>
      </w:r>
      <w:r w:rsidR="00CB774D">
        <w:fldChar w:fldCharType="end"/>
      </w:r>
      <w:r w:rsidR="00DC1021">
        <w:t xml:space="preserve">. </w:t>
      </w:r>
    </w:p>
    <w:p w:rsidR="00403B79" w:rsidRDefault="00403B79" w:rsidP="00403B79">
      <w:pPr>
        <w:pStyle w:val="Heading4"/>
      </w:pPr>
      <w:r>
        <w:t xml:space="preserve">Added mass </w:t>
      </w:r>
      <w:r w:rsidR="00C21DC6">
        <w:t>at</w:t>
      </w:r>
      <w:r>
        <w:t xml:space="preserve"> end </w:t>
      </w:r>
      <w:r w:rsidR="00965F12">
        <w:t xml:space="preserve">point element </w:t>
      </w:r>
      <w:r>
        <w:t>(heave plate effect)</w:t>
      </w:r>
    </w:p>
    <w:p w:rsidR="008A275A" w:rsidRDefault="008A275A">
      <w:pPr>
        <w:keepNext/>
        <w:jc w:val="center"/>
        <w:rPr>
          <w:ins w:id="187" w:author="hsong" w:date="2012-09-11T09:25:00Z"/>
        </w:rPr>
        <w:pPrChange w:id="188" w:author="hsong" w:date="2012-09-11T09:25:00Z">
          <w:pPr>
            <w:jc w:val="center"/>
          </w:pPr>
        </w:pPrChange>
      </w:pPr>
      <w:ins w:id="189" w:author="hsong" w:date="2012-09-11T09:25:00Z">
        <w:r>
          <w:rPr>
            <w:noProof/>
          </w:rPr>
          <w:drawing>
            <wp:inline distT="0" distB="0" distL="0" distR="0">
              <wp:extent cx="3909048" cy="1097973"/>
              <wp:effectExtent l="19050" t="0" r="0" b="0"/>
              <wp:docPr id="15" name="Picture 14" descr="heavePlateAdded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vePlateAddedMass.png"/>
                      <pic:cNvPicPr/>
                    </pic:nvPicPr>
                    <pic:blipFill>
                      <a:blip r:embed="rId251" cstate="print"/>
                      <a:stretch>
                        <a:fillRect/>
                      </a:stretch>
                    </pic:blipFill>
                    <pic:spPr>
                      <a:xfrm>
                        <a:off x="0" y="0"/>
                        <a:ext cx="3909048" cy="1097973"/>
                      </a:xfrm>
                      <a:prstGeom prst="rect">
                        <a:avLst/>
                      </a:prstGeom>
                    </pic:spPr>
                  </pic:pic>
                </a:graphicData>
              </a:graphic>
            </wp:inline>
          </w:drawing>
        </w:r>
      </w:ins>
    </w:p>
    <w:p w:rsidR="008A275A" w:rsidRDefault="008A275A">
      <w:pPr>
        <w:pStyle w:val="Caption"/>
        <w:jc w:val="center"/>
        <w:rPr>
          <w:ins w:id="190" w:author="hsong" w:date="2012-09-11T09:25:00Z"/>
        </w:rPr>
        <w:pPrChange w:id="191" w:author="hsong" w:date="2012-09-11T09:25:00Z">
          <w:pPr/>
        </w:pPrChange>
      </w:pPr>
      <w:bookmarkStart w:id="192" w:name="_Ref335118925"/>
      <w:ins w:id="193" w:author="hsong" w:date="2012-09-11T09:25:00Z">
        <w:r>
          <w:t xml:space="preserve">Figure </w:t>
        </w:r>
        <w:r>
          <w:fldChar w:fldCharType="begin"/>
        </w:r>
        <w:r>
          <w:instrText xml:space="preserve"> SEQ Figure \* ARABIC </w:instrText>
        </w:r>
      </w:ins>
      <w:r>
        <w:fldChar w:fldCharType="separate"/>
      </w:r>
      <w:ins w:id="194" w:author="hsong" w:date="2012-09-11T09:25:00Z">
        <w:r>
          <w:rPr>
            <w:noProof/>
          </w:rPr>
          <w:t>18</w:t>
        </w:r>
        <w:r>
          <w:fldChar w:fldCharType="end"/>
        </w:r>
        <w:bookmarkEnd w:id="192"/>
        <w:r>
          <w:t>: Added mass reference volume for heave plates</w:t>
        </w:r>
      </w:ins>
    </w:p>
    <w:p w:rsidR="00E1709D" w:rsidRDefault="00E1709D" w:rsidP="00403B79">
      <w:r>
        <w:t xml:space="preserve">For every end </w:t>
      </w:r>
      <w:r w:rsidR="00965F12">
        <w:t>point element</w:t>
      </w:r>
      <w:r>
        <w:t>, the direction cosine</w:t>
      </w:r>
      <w:proofErr w:type="gramStart"/>
      <w:r w:rsidR="00436BD6">
        <w:t xml:space="preserve">, </w:t>
      </w:r>
      <w:proofErr w:type="gramEnd"/>
      <w:r w:rsidR="000A5545" w:rsidRPr="000A5545">
        <w:rPr>
          <w:position w:val="-12"/>
        </w:rPr>
        <w:object w:dxaOrig="1860" w:dyaOrig="400">
          <v:shape id="_x0000_i1148" type="#_x0000_t75" style="width:92.95pt;height:20.1pt" o:ole="">
            <v:imagedata r:id="rId252" o:title=""/>
          </v:shape>
          <o:OLEObject Type="Embed" ProgID="Equation.DSMT4" ShapeID="_x0000_i1148" DrawAspect="Content" ObjectID="_1422084838" r:id="rId253"/>
        </w:object>
      </w:r>
      <w:del w:id="195" w:author="hsong" w:date="2012-09-10T16:26:00Z">
        <w:r w:rsidR="00436BD6" w:rsidDel="00303D6C">
          <w:delText xml:space="preserve"> </w:delText>
        </w:r>
        <w:r w:rsidDel="00303D6C">
          <w:delText>(</w:delText>
        </w:r>
        <w:r w:rsidR="004A34E3" w:rsidDel="00303D6C">
          <w:delText>pointing to outside of the member</w:delText>
        </w:r>
        <w:r w:rsidDel="00303D6C">
          <w:delText>)</w:delText>
        </w:r>
      </w:del>
      <w:r w:rsidR="004A34E3">
        <w:t>,</w:t>
      </w:r>
      <w:r>
        <w:t xml:space="preserve"> the diameter</w:t>
      </w:r>
      <w:r w:rsidR="004A34E3">
        <w:t xml:space="preserve"> (outside</w:t>
      </w:r>
      <w:r w:rsidR="000A5545">
        <w:t xml:space="preserve"> </w:t>
      </w:r>
      <w:r w:rsidR="000A5545" w:rsidRPr="000A5545">
        <w:rPr>
          <w:position w:val="-12"/>
        </w:rPr>
        <w:object w:dxaOrig="260" w:dyaOrig="360">
          <v:shape id="_x0000_i1149" type="#_x0000_t75" style="width:12.55pt;height:18pt" o:ole="">
            <v:imagedata r:id="rId254" o:title=""/>
          </v:shape>
          <o:OLEObject Type="Embed" ProgID="Equation.DSMT4" ShapeID="_x0000_i1149" DrawAspect="Content" ObjectID="_1422084839" r:id="rId255"/>
        </w:object>
      </w:r>
      <w:r w:rsidR="004A34E3">
        <w:t xml:space="preserve"> and inner</w:t>
      </w:r>
      <w:r w:rsidR="000A5545">
        <w:t xml:space="preserve"> </w:t>
      </w:r>
      <w:r w:rsidR="000A5545" w:rsidRPr="000A5545">
        <w:rPr>
          <w:position w:val="-12"/>
        </w:rPr>
        <w:object w:dxaOrig="360" w:dyaOrig="360">
          <v:shape id="_x0000_i1150" type="#_x0000_t75" style="width:18pt;height:18pt" o:ole="">
            <v:imagedata r:id="rId256" o:title=""/>
          </v:shape>
          <o:OLEObject Type="Embed" ProgID="Equation.DSMT4" ShapeID="_x0000_i1150" DrawAspect="Content" ObjectID="_1422084840" r:id="rId257"/>
        </w:object>
      </w:r>
      <w:r w:rsidR="004A34E3">
        <w:t>) and marine growth thickness</w:t>
      </w:r>
      <w:r>
        <w:t xml:space="preserve"> </w:t>
      </w:r>
      <w:r w:rsidR="000A5545" w:rsidRPr="000A5545">
        <w:rPr>
          <w:position w:val="-12"/>
        </w:rPr>
        <w:object w:dxaOrig="400" w:dyaOrig="360">
          <v:shape id="_x0000_i1151" type="#_x0000_t75" style="width:20.1pt;height:18pt" o:ole="">
            <v:imagedata r:id="rId258" o:title=""/>
          </v:shape>
          <o:OLEObject Type="Embed" ProgID="Equation.DSMT4" ShapeID="_x0000_i1151" DrawAspect="Content" ObjectID="_1422084841" r:id="rId259"/>
        </w:object>
      </w:r>
      <w:r w:rsidR="000A5545">
        <w:t xml:space="preserve"> </w:t>
      </w:r>
      <w:r>
        <w:t xml:space="preserve">need to be recorded. For each </w:t>
      </w:r>
      <w:r w:rsidR="00965F12">
        <w:t>point element</w:t>
      </w:r>
      <w:r>
        <w:t xml:space="preserve"> location,</w:t>
      </w:r>
      <w:r w:rsidR="004A34E3">
        <w:t xml:space="preserve"> t</w:t>
      </w:r>
      <w:r>
        <w:t xml:space="preserve">he added mass </w:t>
      </w:r>
      <w:r w:rsidR="00BE071A">
        <w:t xml:space="preserve">force </w:t>
      </w:r>
      <w:r>
        <w:t xml:space="preserve">is calculated </w:t>
      </w:r>
      <w:r w:rsidR="004A34E3">
        <w:t xml:space="preserve">by summation of contributions from all </w:t>
      </w:r>
      <w:r w:rsidR="00965F12">
        <w:t>point elements</w:t>
      </w:r>
      <w:r w:rsidR="004A34E3">
        <w:t xml:space="preserve"> at the same location</w:t>
      </w:r>
      <w:ins w:id="196" w:author="hsong" w:date="2012-09-11T09:21:00Z">
        <w:r w:rsidR="008A275A">
          <w:t xml:space="preserve">. </w:t>
        </w:r>
      </w:ins>
      <w:ins w:id="197" w:author="hsong" w:date="2012-09-11T09:26:00Z">
        <w:r w:rsidR="008A275A">
          <w:fldChar w:fldCharType="begin"/>
        </w:r>
        <w:r w:rsidR="008A275A">
          <w:instrText xml:space="preserve"> REF _Ref335118925 \h </w:instrText>
        </w:r>
      </w:ins>
      <w:r w:rsidR="008A275A">
        <w:fldChar w:fldCharType="separate"/>
      </w:r>
      <w:ins w:id="198" w:author="hsong" w:date="2012-09-11T09:26:00Z">
        <w:r w:rsidR="008A275A">
          <w:t xml:space="preserve">Figure </w:t>
        </w:r>
        <w:r w:rsidR="008A275A">
          <w:rPr>
            <w:noProof/>
          </w:rPr>
          <w:t>18</w:t>
        </w:r>
        <w:r w:rsidR="008A275A">
          <w:fldChar w:fldCharType="end"/>
        </w:r>
      </w:ins>
      <w:ins w:id="199" w:author="hsong" w:date="2012-09-11T09:25:00Z">
        <w:r w:rsidR="008A275A">
          <w:t xml:space="preserve"> </w:t>
        </w:r>
      </w:ins>
      <w:ins w:id="200" w:author="hsong" w:date="2012-09-11T09:22:00Z">
        <w:r w:rsidR="008A275A">
          <w:t>illustrates of two heave plates joining at one point, where the added mass reference volumes are spheres.</w:t>
        </w:r>
      </w:ins>
      <w:ins w:id="201" w:author="hsong" w:date="2012-09-11T09:23:00Z">
        <w:r w:rsidR="008A275A">
          <w:t xml:space="preserve"> The added mass should be a </w:t>
        </w:r>
        <w:r w:rsidR="008A275A">
          <w:lastRenderedPageBreak/>
          <w:t>positive value</w:t>
        </w:r>
      </w:ins>
      <w:ins w:id="202" w:author="hsong" w:date="2012-09-11T09:24:00Z">
        <w:r w:rsidR="008A275A">
          <w:t>. Because we introduce</w:t>
        </w:r>
      </w:ins>
      <w:ins w:id="203" w:author="hsong" w:date="2012-09-11T10:35:00Z">
        <w:r w:rsidR="00A75738">
          <w:t>d</w:t>
        </w:r>
      </w:ins>
      <w:ins w:id="204" w:author="hsong" w:date="2012-09-11T09:24:00Z">
        <w:r w:rsidR="008A275A">
          <w:t xml:space="preserve"> </w:t>
        </w:r>
      </w:ins>
      <w:ins w:id="205" w:author="hsong" w:date="2012-09-11T10:35:00Z">
        <w:r w:rsidR="00A75738">
          <w:t>a</w:t>
        </w:r>
      </w:ins>
      <w:ins w:id="206" w:author="hsong" w:date="2012-09-11T09:24:00Z">
        <w:r w:rsidR="008A275A">
          <w:t xml:space="preserve"> direction associated with the reference volume, therefore an absolute sign is used to make the resultant added mass po</w:t>
        </w:r>
      </w:ins>
      <w:ins w:id="207" w:author="hsong" w:date="2012-09-11T09:25:00Z">
        <w:r w:rsidR="008A275A">
          <w:t>sitive.</w:t>
        </w:r>
      </w:ins>
      <w:del w:id="208" w:author="hsong" w:date="2012-09-11T09:25:00Z">
        <w:r w:rsidR="004A34E3" w:rsidDel="008A275A">
          <w:delText xml:space="preserve"> </w:delText>
        </w:r>
        <w:r w:rsidDel="008A275A">
          <w:delText>as</w:delText>
        </w:r>
      </w:del>
    </w:p>
    <w:p w:rsidR="00735AFE" w:rsidRDefault="00E1709D">
      <w:pPr>
        <w:jc w:val="right"/>
      </w:pPr>
      <w:r>
        <w:t xml:space="preserve"> </w:t>
      </w:r>
      <w:r>
        <w:tab/>
      </w:r>
      <w:r w:rsidR="00D0540E" w:rsidRPr="00BE071A">
        <w:rPr>
          <w:position w:val="-110"/>
        </w:rPr>
        <w:object w:dxaOrig="5860" w:dyaOrig="2560">
          <v:shape id="_x0000_i1152" type="#_x0000_t75" style="width:293pt;height:127.65pt" o:ole="">
            <v:imagedata r:id="rId260" o:title=""/>
          </v:shape>
          <o:OLEObject Type="Embed" ProgID="Equation.DSMT4" ShapeID="_x0000_i1152" DrawAspect="Content" ObjectID="_1422084842" r:id="rId261"/>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8</w:instrText>
      </w:r>
      <w:r w:rsidR="008F79C7">
        <w:rPr>
          <w:noProof/>
        </w:rPr>
        <w:fldChar w:fldCharType="end"/>
      </w:r>
      <w:r>
        <w:instrText>)</w:instrText>
      </w:r>
      <w:r w:rsidR="00CB774D">
        <w:fldChar w:fldCharType="end"/>
      </w:r>
    </w:p>
    <w:p w:rsidR="00403B79" w:rsidRPr="00403B79" w:rsidRDefault="00E1709D" w:rsidP="00403B79">
      <w:proofErr w:type="gramStart"/>
      <w:r>
        <w:t>where</w:t>
      </w:r>
      <w:proofErr w:type="gramEnd"/>
      <w:r>
        <w:t xml:space="preserve"> </w:t>
      </w:r>
      <w:r w:rsidR="00036CD1" w:rsidRPr="00E1709D">
        <w:rPr>
          <w:position w:val="-12"/>
        </w:rPr>
        <w:object w:dxaOrig="320" w:dyaOrig="380">
          <v:shape id="_x0000_i1153" type="#_x0000_t75" style="width:16.35pt;height:19.65pt" o:ole="">
            <v:imagedata r:id="rId262" o:title=""/>
          </v:shape>
          <o:OLEObject Type="Embed" ProgID="Equation.DSMT4" ShapeID="_x0000_i1153" DrawAspect="Content" ObjectID="_1422084843" r:id="rId263"/>
        </w:object>
      </w:r>
      <w:r>
        <w:t xml:space="preserve"> is the added mass coefficient</w:t>
      </w:r>
      <w:r w:rsidR="00036CD1">
        <w:t xml:space="preserve"> for three dimensional bodies in infinite fluid(far from boundaries). The default value of </w:t>
      </w:r>
      <w:r w:rsidR="00036CD1" w:rsidRPr="00036CD1">
        <w:rPr>
          <w:position w:val="-12"/>
        </w:rPr>
        <w:object w:dxaOrig="320" w:dyaOrig="380">
          <v:shape id="_x0000_i1154" type="#_x0000_t75" style="width:16.35pt;height:19.65pt" o:ole="">
            <v:imagedata r:id="rId264" o:title=""/>
          </v:shape>
          <o:OLEObject Type="Embed" ProgID="Equation.DSMT4" ShapeID="_x0000_i1154" DrawAspect="Content" ObjectID="_1422084844" r:id="rId265"/>
        </w:object>
      </w:r>
      <w:r w:rsidR="00036CD1">
        <w:t xml:space="preserve"> </w:t>
      </w:r>
      <w:proofErr w:type="gramStart"/>
      <w:r w:rsidR="00036CD1">
        <w:t xml:space="preserve">is </w:t>
      </w:r>
      <w:proofErr w:type="gramEnd"/>
      <w:r w:rsidR="00036CD1" w:rsidRPr="00036CD1">
        <w:rPr>
          <w:position w:val="-24"/>
        </w:rPr>
        <w:object w:dxaOrig="260" w:dyaOrig="620">
          <v:shape id="_x0000_i1155" type="#_x0000_t75" style="width:12.55pt;height:31pt" o:ole="">
            <v:imagedata r:id="rId266" o:title=""/>
          </v:shape>
          <o:OLEObject Type="Embed" ProgID="Equation.DSMT4" ShapeID="_x0000_i1155" DrawAspect="Content" ObjectID="_1422084845" r:id="rId267"/>
        </w:object>
      </w:r>
      <w:r w:rsidR="00036CD1">
        <w:t>.</w:t>
      </w:r>
    </w:p>
    <w:p w:rsidR="00C04002" w:rsidRPr="00C04002" w:rsidRDefault="00C04002" w:rsidP="00C04002">
      <w:pPr>
        <w:pStyle w:val="Heading3"/>
      </w:pPr>
      <w:bookmarkStart w:id="209" w:name="_Toc307239033"/>
      <w:bookmarkStart w:id="210" w:name="_Toc317064115"/>
      <w:bookmarkEnd w:id="209"/>
      <w:r>
        <w:t xml:space="preserve">Super member </w:t>
      </w:r>
      <w:bookmarkEnd w:id="210"/>
      <w:r w:rsidR="00C21DC6">
        <w:t>element</w:t>
      </w:r>
    </w:p>
    <w:p w:rsidR="00C04002" w:rsidRDefault="00C04002" w:rsidP="00C04002">
      <w:pPr>
        <w:pStyle w:val="Heading4"/>
      </w:pPr>
      <w:r>
        <w:t>Morison equation</w:t>
      </w:r>
      <w:r w:rsidR="00CA5AD9">
        <w:t xml:space="preserve"> (concentrated)</w:t>
      </w:r>
    </w:p>
    <w:p w:rsidR="00C11EFB" w:rsidRDefault="00C11EFB" w:rsidP="00C11EFB">
      <w:pPr>
        <w:pStyle w:val="MTDisplayEquation"/>
      </w:pPr>
      <w:r>
        <w:tab/>
      </w:r>
      <w:r w:rsidR="002D79BD" w:rsidRPr="00645D2E">
        <w:rPr>
          <w:position w:val="-50"/>
        </w:rPr>
        <w:object w:dxaOrig="3980" w:dyaOrig="1120">
          <v:shape id="_x0000_i1156" type="#_x0000_t75" style="width:198.4pt;height:55.65pt" o:ole="">
            <v:imagedata r:id="rId268" o:title=""/>
          </v:shape>
          <o:OLEObject Type="Embed" ProgID="Equation.DSMT4" ShapeID="_x0000_i1156" DrawAspect="Content" ObjectID="_1422084846" r:id="rId269"/>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bookmarkStart w:id="211" w:name="ZEqnNum149278"/>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9</w:instrText>
      </w:r>
      <w:r w:rsidR="008F79C7">
        <w:rPr>
          <w:noProof/>
        </w:rPr>
        <w:fldChar w:fldCharType="end"/>
      </w:r>
      <w:r>
        <w:instrText>)</w:instrText>
      </w:r>
      <w:bookmarkEnd w:id="211"/>
      <w:r w:rsidR="00CB774D">
        <w:fldChar w:fldCharType="end"/>
      </w:r>
    </w:p>
    <w:p w:rsidR="00645D2E" w:rsidRPr="00645D2E" w:rsidRDefault="00645D2E" w:rsidP="00645D2E">
      <w:pPr>
        <w:pStyle w:val="MTDisplayEquation"/>
      </w:pPr>
      <w:r>
        <w:tab/>
      </w:r>
      <w:r w:rsidR="00D0540E" w:rsidRPr="00D0540E">
        <w:rPr>
          <w:position w:val="-52"/>
        </w:rPr>
        <w:object w:dxaOrig="8120" w:dyaOrig="1160">
          <v:shape id="_x0000_i1157" type="#_x0000_t75" style="width:405.65pt;height:57.35pt" o:ole="">
            <v:imagedata r:id="rId270" o:title=""/>
          </v:shape>
          <o:OLEObject Type="Embed" ProgID="Equation.DSMT4" ShapeID="_x0000_i1157" DrawAspect="Content" ObjectID="_1422084847" r:id="rId271"/>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9</w:instrText>
      </w:r>
      <w:r w:rsidR="008F79C7">
        <w:rPr>
          <w:noProof/>
        </w:rPr>
        <w:fldChar w:fldCharType="end"/>
      </w:r>
      <w:r>
        <w:instrText>)</w:instrText>
      </w:r>
      <w:r w:rsidR="00CB774D">
        <w:fldChar w:fldCharType="end"/>
      </w:r>
    </w:p>
    <w:p w:rsidR="008B561A" w:rsidRDefault="008B561A" w:rsidP="008B561A">
      <w:r>
        <w:t xml:space="preserve">The calculation of volume used in equation </w:t>
      </w:r>
      <w:r w:rsidR="00CB774D">
        <w:fldChar w:fldCharType="begin"/>
      </w:r>
      <w:r>
        <w:instrText xml:space="preserve"> GOTOBUTTON ZEqnNum149278  \* MERGEFORMAT </w:instrText>
      </w:r>
      <w:r w:rsidR="008F79C7">
        <w:fldChar w:fldCharType="begin"/>
      </w:r>
      <w:r w:rsidR="008F79C7">
        <w:instrText xml:space="preserve"> REF ZEqnNum149278 \* Charformat \! \* MERGEFORMAT </w:instrText>
      </w:r>
      <w:r w:rsidR="008F79C7">
        <w:fldChar w:fldCharType="separate"/>
      </w:r>
      <w:r w:rsidR="009F494D">
        <w:instrText>(5.9)</w:instrText>
      </w:r>
      <w:r w:rsidR="008F79C7">
        <w:fldChar w:fldCharType="end"/>
      </w:r>
      <w:r w:rsidR="00CB774D">
        <w:fldChar w:fldCharType="end"/>
      </w:r>
      <w:r>
        <w:t xml:space="preserve"> can be found in Section </w:t>
      </w:r>
      <w:r w:rsidR="00CB774D">
        <w:fldChar w:fldCharType="begin"/>
      </w:r>
      <w:r>
        <w:instrText xml:space="preserve"> REF _Ref297278677 \n \h </w:instrText>
      </w:r>
      <w:r w:rsidR="00CB774D">
        <w:fldChar w:fldCharType="separate"/>
      </w:r>
      <w:r w:rsidR="009F494D">
        <w:t>5</w:t>
      </w:r>
      <w:r w:rsidR="00CB774D">
        <w:fldChar w:fldCharType="end"/>
      </w:r>
      <w:r>
        <w:t xml:space="preserve">. </w:t>
      </w:r>
      <w:r w:rsidR="002D79BD" w:rsidRPr="00026C81">
        <w:rPr>
          <w:position w:val="-12"/>
        </w:rPr>
        <w:object w:dxaOrig="300" w:dyaOrig="400">
          <v:shape id="_x0000_i1158" type="#_x0000_t75" style="width:14.65pt;height:19.65pt" o:ole="">
            <v:imagedata r:id="rId272" o:title=""/>
          </v:shape>
          <o:OLEObject Type="Embed" ProgID="Equation.DSMT4" ShapeID="_x0000_i1158" DrawAspect="Content" ObjectID="_1422084848" r:id="rId273"/>
        </w:object>
      </w:r>
      <w:r w:rsidR="00026C81">
        <w:t xml:space="preserve"> </w:t>
      </w:r>
      <w:proofErr w:type="gramStart"/>
      <w:r w:rsidR="00026C81">
        <w:t>is</w:t>
      </w:r>
      <w:proofErr w:type="gramEnd"/>
      <w:r w:rsidR="00026C81">
        <w:t xml:space="preserve"> the unit direction vector of the master member. </w:t>
      </w:r>
      <w:r>
        <w:t xml:space="preserve">The area </w:t>
      </w:r>
      <w:r w:rsidRPr="008B561A">
        <w:rPr>
          <w:position w:val="-4"/>
        </w:rPr>
        <w:object w:dxaOrig="240" w:dyaOrig="260">
          <v:shape id="_x0000_i1159" type="#_x0000_t75" style="width:11.7pt;height:12.55pt" o:ole="">
            <v:imagedata r:id="rId274" o:title=""/>
          </v:shape>
          <o:OLEObject Type="Embed" ProgID="Equation.DSMT4" ShapeID="_x0000_i1159" DrawAspect="Content" ObjectID="_1422084849" r:id="rId275"/>
        </w:object>
      </w:r>
      <w:r w:rsidR="004978EC">
        <w:t xml:space="preserve">is an equivalent </w:t>
      </w:r>
      <w:r>
        <w:t>project</w:t>
      </w:r>
      <w:r w:rsidR="004978EC">
        <w:t xml:space="preserve">ion </w:t>
      </w:r>
      <w:r>
        <w:t>area</w:t>
      </w:r>
      <w:r w:rsidR="004978EC">
        <w:t xml:space="preserve"> perpendicular to the wave direction. </w:t>
      </w:r>
      <w:r w:rsidR="004978EC" w:rsidRPr="004978EC">
        <w:rPr>
          <w:position w:val="-4"/>
        </w:rPr>
        <w:object w:dxaOrig="240" w:dyaOrig="260">
          <v:shape id="_x0000_i1160" type="#_x0000_t75" style="width:11.7pt;height:12.55pt" o:ole="">
            <v:imagedata r:id="rId276" o:title=""/>
          </v:shape>
          <o:OLEObject Type="Embed" ProgID="Equation.DSMT4" ShapeID="_x0000_i1160" DrawAspect="Content" ObjectID="_1422084850" r:id="rId277"/>
        </w:object>
      </w:r>
      <w:r>
        <w:t xml:space="preserve"> </w:t>
      </w:r>
      <w:proofErr w:type="gramStart"/>
      <w:r w:rsidR="004978EC">
        <w:t>can</w:t>
      </w:r>
      <w:proofErr w:type="gramEnd"/>
      <w:r w:rsidR="004978EC">
        <w:t xml:space="preserve"> be </w:t>
      </w:r>
      <w:r w:rsidR="00963088">
        <w:t xml:space="preserve">approximated </w:t>
      </w:r>
      <w:r>
        <w:t xml:space="preserve">from the total super member volume </w:t>
      </w:r>
      <w:r w:rsidR="00F3723E" w:rsidRPr="00F3723E">
        <w:rPr>
          <w:position w:val="-6"/>
        </w:rPr>
        <w:object w:dxaOrig="240" w:dyaOrig="279">
          <v:shape id="_x0000_i1161" type="#_x0000_t75" style="width:11.7pt;height:14.65pt" o:ole="">
            <v:imagedata r:id="rId278" o:title=""/>
          </v:shape>
          <o:OLEObject Type="Embed" ProgID="Equation.DSMT4" ShapeID="_x0000_i1161" DrawAspect="Content" ObjectID="_1422084851" r:id="rId279"/>
        </w:object>
      </w:r>
      <w:r w:rsidR="00F3723E">
        <w:t xml:space="preserve"> </w:t>
      </w:r>
      <w:r w:rsidR="00A0673C">
        <w:t xml:space="preserve">and </w:t>
      </w:r>
      <w:r>
        <w:t>the</w:t>
      </w:r>
      <w:r w:rsidR="00A0673C">
        <w:t xml:space="preserve"> length of the super</w:t>
      </w:r>
      <w:r>
        <w:t xml:space="preserve"> member </w:t>
      </w:r>
      <w:r w:rsidR="00F3723E" w:rsidRPr="00F3723E">
        <w:rPr>
          <w:position w:val="-4"/>
        </w:rPr>
        <w:object w:dxaOrig="220" w:dyaOrig="260">
          <v:shape id="_x0000_i1162" type="#_x0000_t75" style="width:11.7pt;height:12.55pt" o:ole="">
            <v:imagedata r:id="rId280" o:title=""/>
          </v:shape>
          <o:OLEObject Type="Embed" ProgID="Equation.DSMT4" ShapeID="_x0000_i1162" DrawAspect="Content" ObjectID="_1422084852" r:id="rId281"/>
        </w:object>
      </w:r>
      <w:r w:rsidR="004978EC">
        <w:rPr>
          <w:position w:val="-4"/>
        </w:rPr>
        <w:t xml:space="preserve"> </w:t>
      </w:r>
      <w:r w:rsidR="00A0673C">
        <w:t>as:</w:t>
      </w:r>
    </w:p>
    <w:p w:rsidR="00A0673C" w:rsidRPr="008B561A" w:rsidRDefault="00A0673C" w:rsidP="00A0673C">
      <w:pPr>
        <w:pStyle w:val="MTDisplayEquation"/>
      </w:pPr>
      <w:r>
        <w:tab/>
      </w:r>
      <w:r w:rsidRPr="00A0673C">
        <w:rPr>
          <w:position w:val="-26"/>
        </w:rPr>
        <w:object w:dxaOrig="1080" w:dyaOrig="700">
          <v:shape id="_x0000_i1163" type="#_x0000_t75" style="width:55.25pt;height:34.75pt" o:ole="">
            <v:imagedata r:id="rId282" o:title=""/>
          </v:shape>
          <o:OLEObject Type="Embed" ProgID="Equation.DSMT4" ShapeID="_x0000_i1163" DrawAspect="Content" ObjectID="_1422084853" r:id="rId283"/>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bookmarkStart w:id="212" w:name="ZEqnNum916500"/>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10</w:instrText>
      </w:r>
      <w:r w:rsidR="008F79C7">
        <w:rPr>
          <w:noProof/>
        </w:rPr>
        <w:fldChar w:fldCharType="end"/>
      </w:r>
      <w:r>
        <w:instrText>)</w:instrText>
      </w:r>
      <w:bookmarkEnd w:id="212"/>
      <w:r w:rsidR="00CB774D">
        <w:fldChar w:fldCharType="end"/>
      </w:r>
    </w:p>
    <w:p w:rsidR="00C04002" w:rsidRDefault="00026C81" w:rsidP="00C04002">
      <w:pPr>
        <w:pStyle w:val="Heading4"/>
      </w:pPr>
      <w:r>
        <w:lastRenderedPageBreak/>
        <w:t xml:space="preserve">Point </w:t>
      </w:r>
      <w:r w:rsidR="00C04002">
        <w:t>buoyancy forces</w:t>
      </w:r>
      <w:r w:rsidR="006C01F9">
        <w:t xml:space="preserve"> (concentrated)</w:t>
      </w:r>
      <w:r w:rsidR="00C04002">
        <w:t xml:space="preserve"> </w:t>
      </w:r>
    </w:p>
    <w:p w:rsidR="00735AFE" w:rsidRDefault="00735AFE">
      <w:pPr>
        <w:jc w:val="center"/>
      </w:pPr>
      <w:r>
        <w:rPr>
          <w:noProof/>
        </w:rPr>
        <w:drawing>
          <wp:inline distT="0" distB="0" distL="0" distR="0">
            <wp:extent cx="2230952" cy="1243481"/>
            <wp:effectExtent l="0" t="0" r="0" b="0"/>
            <wp:docPr id="12" name="Picture 11" descr="SuperEleme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ElementEnd.png"/>
                    <pic:cNvPicPr/>
                  </pic:nvPicPr>
                  <pic:blipFill>
                    <a:blip r:embed="rId284" cstate="print"/>
                    <a:stretch>
                      <a:fillRect/>
                    </a:stretch>
                  </pic:blipFill>
                  <pic:spPr>
                    <a:xfrm>
                      <a:off x="0" y="0"/>
                      <a:ext cx="2230952" cy="1243481"/>
                    </a:xfrm>
                    <a:prstGeom prst="rect">
                      <a:avLst/>
                    </a:prstGeom>
                  </pic:spPr>
                </pic:pic>
              </a:graphicData>
            </a:graphic>
          </wp:inline>
        </w:drawing>
      </w:r>
    </w:p>
    <w:p w:rsidR="007F0C0B" w:rsidRDefault="00C223A2" w:rsidP="00C11EFB">
      <w:pPr>
        <w:rPr>
          <w:rFonts w:eastAsiaTheme="minorEastAsia"/>
        </w:rPr>
      </w:pPr>
      <w:r>
        <w:t xml:space="preserve">The buoyancy force is calculated by using the displaced super member volume times </w:t>
      </w:r>
      <m:oMath>
        <m:r>
          <w:rPr>
            <w:rFonts w:ascii="Cambria Math" w:hAnsi="Cambria Math"/>
          </w:rPr>
          <m:t>ρg</m:t>
        </m:r>
      </m:oMath>
      <w:r>
        <w:rPr>
          <w:rFonts w:eastAsiaTheme="minorEastAsia"/>
        </w:rPr>
        <w:t xml:space="preserve"> subtracting the contribution from the end cap surfaces</w:t>
      </w:r>
      <w:r w:rsidR="007F0C0B">
        <w:rPr>
          <w:rFonts w:eastAsiaTheme="minorEastAsia"/>
        </w:rPr>
        <w:t xml:space="preserve"> as follows:</w:t>
      </w:r>
    </w:p>
    <w:p w:rsidR="00136C44" w:rsidRDefault="007F0C0B">
      <w:pPr>
        <w:pStyle w:val="MTDisplayEquation"/>
      </w:pPr>
      <w:r>
        <w:tab/>
      </w:r>
      <w:r w:rsidR="006C01F9" w:rsidRPr="006C01F9">
        <w:rPr>
          <w:position w:val="-102"/>
        </w:rPr>
        <w:object w:dxaOrig="2120" w:dyaOrig="2160">
          <v:shape id="_x0000_i1164" type="#_x0000_t75" style="width:105.9pt;height:108.4pt" o:ole="">
            <v:imagedata r:id="rId285" o:title=""/>
          </v:shape>
          <o:OLEObject Type="Embed" ProgID="Equation.DSMT4" ShapeID="_x0000_i1164" DrawAspect="Content" ObjectID="_1422084854" r:id="rId286"/>
        </w:object>
      </w:r>
      <w:r>
        <w:tab/>
      </w:r>
      <w:r w:rsidR="00CB774D">
        <w:fldChar w:fldCharType="begin"/>
      </w:r>
      <w:r>
        <w:instrText xml:space="preserve"> MACROBUTTON MTPlaceRef \* MERGEFORMAT (</w:instrText>
      </w:r>
      <w:r w:rsidR="008F79C7">
        <w:fldChar w:fldCharType="begin"/>
      </w:r>
      <w:r w:rsidR="008F79C7">
        <w:instrText xml:space="preserve"> SEQ MTSec \c \* Arabic \* MERGE</w:instrText>
      </w:r>
      <w:r w:rsidR="008F79C7">
        <w:instrText xml:space="preserv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10</w:instrText>
      </w:r>
      <w:r w:rsidR="008F79C7">
        <w:rPr>
          <w:noProof/>
        </w:rPr>
        <w:fldChar w:fldCharType="end"/>
      </w:r>
      <w:r>
        <w:instrText>)</w:instrText>
      </w:r>
      <w:r w:rsidR="00CB774D">
        <w:fldChar w:fldCharType="end"/>
      </w:r>
    </w:p>
    <w:p w:rsidR="00C11EFB" w:rsidRPr="00C11EFB" w:rsidRDefault="007F0C0B" w:rsidP="00C11EFB">
      <w:r>
        <w:t xml:space="preserve">where </w:t>
      </w:r>
      <w:r w:rsidRPr="007F0C0B">
        <w:rPr>
          <w:position w:val="-6"/>
        </w:rPr>
        <w:object w:dxaOrig="240" w:dyaOrig="279">
          <v:shape id="_x0000_i1165" type="#_x0000_t75" style="width:12.15pt;height:14.65pt" o:ole="">
            <v:imagedata r:id="rId287" o:title=""/>
          </v:shape>
          <o:OLEObject Type="Embed" ProgID="Equation.DSMT4" ShapeID="_x0000_i1165" DrawAspect="Content" ObjectID="_1422084855" r:id="rId288"/>
        </w:object>
      </w:r>
      <w:r>
        <w:t xml:space="preserve"> is the total volume of the super member, </w:t>
      </w:r>
      <w:r w:rsidRPr="007F0C0B">
        <w:rPr>
          <w:position w:val="-14"/>
        </w:rPr>
        <w:object w:dxaOrig="380" w:dyaOrig="420">
          <v:shape id="_x0000_i1166" type="#_x0000_t75" style="width:19.65pt;height:20.95pt" o:ole="">
            <v:imagedata r:id="rId289" o:title=""/>
          </v:shape>
          <o:OLEObject Type="Embed" ProgID="Equation.DSMT4" ShapeID="_x0000_i1166" DrawAspect="Content" ObjectID="_1422084856" r:id="rId290"/>
        </w:object>
      </w:r>
      <w:r w:rsidR="00C223A2">
        <w:t xml:space="preserve"> </w:t>
      </w:r>
      <w:r w:rsidR="00B51FCD">
        <w:t>is</w:t>
      </w:r>
      <w:r>
        <w:t xml:space="preserve"> the point buoyancy forces at the </w:t>
      </w:r>
      <w:r w:rsidR="00DE4786">
        <w:t xml:space="preserve">end </w:t>
      </w:r>
      <w:r>
        <w:t xml:space="preserve">cap of the </w:t>
      </w:r>
      <w:r w:rsidRPr="007F0C0B">
        <w:rPr>
          <w:position w:val="-6"/>
        </w:rPr>
        <w:object w:dxaOrig="260" w:dyaOrig="320">
          <v:shape id="_x0000_i1167" type="#_x0000_t75" style="width:12.55pt;height:16.75pt" o:ole="">
            <v:imagedata r:id="rId291" o:title=""/>
          </v:shape>
          <o:OLEObject Type="Embed" ProgID="Equation.DSMT4" ShapeID="_x0000_i1167" DrawAspect="Content" ObjectID="_1422084857" r:id="rId292"/>
        </w:object>
      </w:r>
      <w:r>
        <w:t xml:space="preserve"> member</w:t>
      </w:r>
      <w:r w:rsidR="008D0F1B">
        <w:t xml:space="preserve">, and can be calculated using </w:t>
      </w:r>
      <w:r w:rsidR="00CA5AD9">
        <w:t xml:space="preserve">end point </w:t>
      </w:r>
      <w:r w:rsidR="008D0F1B">
        <w:t>equation</w:t>
      </w:r>
      <w:r w:rsidR="00CA5AD9">
        <w:t xml:space="preserve"> in</w:t>
      </w:r>
      <w:r w:rsidR="008D0F1B">
        <w:t xml:space="preserve"> </w:t>
      </w:r>
      <w:r w:rsidR="00CB774D">
        <w:fldChar w:fldCharType="begin"/>
      </w:r>
      <w:r w:rsidR="008D0F1B">
        <w:instrText xml:space="preserve"> GOTOBUTTON ZEqnNum884887  \* MERGEFORMAT </w:instrText>
      </w:r>
      <w:r w:rsidR="00CB774D">
        <w:fldChar w:fldCharType="begin"/>
      </w:r>
      <w:r w:rsidR="008D0F1B">
        <w:instrText xml:space="preserve"> REF ZEqnNum884887 \* Charformat \! \* MERGEFORMAT </w:instrText>
      </w:r>
      <w:r w:rsidR="00CB774D">
        <w:fldChar w:fldCharType="separate"/>
      </w:r>
      <w:r w:rsidR="009F494D">
        <w:instrText>(5.7)</w:instrText>
      </w:r>
      <w:r w:rsidR="00CB774D">
        <w:fldChar w:fldCharType="end"/>
      </w:r>
      <w:r w:rsidR="00CB774D">
        <w:fldChar w:fldCharType="end"/>
      </w:r>
      <w:r w:rsidR="00BC27E1">
        <w:t>, with subscript e</w:t>
      </w:r>
      <w:r>
        <w:t>.</w:t>
      </w:r>
      <w:r w:rsidR="00CA5AD9">
        <w:t xml:space="preserve"> Dynamic pressure force is not calculated at the end caps</w:t>
      </w:r>
      <w:r w:rsidR="00BC27E1">
        <w:t xml:space="preserve">. </w:t>
      </w:r>
      <w:r w:rsidRPr="007F0C0B">
        <w:rPr>
          <w:position w:val="-14"/>
        </w:rPr>
        <w:object w:dxaOrig="380" w:dyaOrig="420">
          <v:shape id="_x0000_i1168" type="#_x0000_t75" style="width:19.65pt;height:20.95pt" o:ole="">
            <v:imagedata r:id="rId293" o:title=""/>
          </v:shape>
          <o:OLEObject Type="Embed" ProgID="Equation.DSMT4" ShapeID="_x0000_i1168" DrawAspect="Content" ObjectID="_1422084858" r:id="rId294"/>
        </w:object>
      </w:r>
      <w:r>
        <w:t xml:space="preserve"> </w:t>
      </w:r>
      <w:proofErr w:type="gramStart"/>
      <w:r>
        <w:t>and</w:t>
      </w:r>
      <w:proofErr w:type="gramEnd"/>
      <w:r>
        <w:t xml:space="preserve"> </w:t>
      </w:r>
      <w:r w:rsidR="00FE339A" w:rsidRPr="007F0C0B">
        <w:rPr>
          <w:position w:val="-12"/>
        </w:rPr>
        <w:object w:dxaOrig="320" w:dyaOrig="400">
          <v:shape id="_x0000_i1169" type="#_x0000_t75" style="width:16.75pt;height:19.65pt" o:ole="">
            <v:imagedata r:id="rId295" o:title=""/>
          </v:shape>
          <o:OLEObject Type="Embed" ProgID="Equation.DSMT4" ShapeID="_x0000_i1169" DrawAspect="Content" ObjectID="_1422084859" r:id="rId296"/>
        </w:object>
      </w:r>
      <w:r>
        <w:t xml:space="preserve"> are evaluated in the global coordinate system. </w:t>
      </w:r>
      <w:r w:rsidR="00C223A2">
        <w:t xml:space="preserve">The moment </w:t>
      </w:r>
      <w:r>
        <w:t xml:space="preserve">at the super member is not calculated. </w:t>
      </w:r>
      <w:r w:rsidR="00C223A2">
        <w:t xml:space="preserve"> </w:t>
      </w:r>
    </w:p>
    <w:p w:rsidR="00EB62C1" w:rsidRDefault="00BC228A" w:rsidP="00EB62C1">
      <w:pPr>
        <w:pStyle w:val="Heading2"/>
      </w:pPr>
      <w:bookmarkStart w:id="213" w:name="_Toc317064116"/>
      <w:r>
        <w:t>M</w:t>
      </w:r>
      <w:r w:rsidR="00EB62C1">
        <w:t>arine growth</w:t>
      </w:r>
      <w:r w:rsidR="009A108D">
        <w:t xml:space="preserve"> effect</w:t>
      </w:r>
      <w:bookmarkEnd w:id="213"/>
    </w:p>
    <w:p w:rsidR="00467DDD" w:rsidRDefault="00297ED5" w:rsidP="00467DDD">
      <w:r>
        <w:t xml:space="preserve">Marine growth is taking into account by increasing the outer diameter of the structural member in calculation of the hydrodynamic wave loads. </w:t>
      </w:r>
      <w:r w:rsidR="00764E59">
        <w:t xml:space="preserve">The volume, cross-sectional areas used in the equations for calculating Morison loads and buoyancy loads will be adjusted to an effective diameter </w:t>
      </w:r>
      <w:r w:rsidR="003759F6" w:rsidRPr="003759F6">
        <w:rPr>
          <w:position w:val="-14"/>
        </w:rPr>
        <w:object w:dxaOrig="380" w:dyaOrig="380">
          <v:shape id="_x0000_i1170" type="#_x0000_t75" style="width:19.65pt;height:19.65pt" o:ole="">
            <v:imagedata r:id="rId297" o:title=""/>
          </v:shape>
          <o:OLEObject Type="Embed" ProgID="Equation.DSMT4" ShapeID="_x0000_i1170" DrawAspect="Content" ObjectID="_1422084860" r:id="rId298"/>
        </w:object>
      </w:r>
      <w:r w:rsidR="003759F6">
        <w:t xml:space="preserve"> </w:t>
      </w:r>
      <w:r w:rsidR="00764E59">
        <w:t xml:space="preserve">including the marine growth </w:t>
      </w:r>
      <w:proofErr w:type="gramStart"/>
      <w:r w:rsidR="00764E59">
        <w:t>thickness</w:t>
      </w:r>
      <w:r w:rsidR="003759F6">
        <w:t xml:space="preserve"> </w:t>
      </w:r>
      <w:proofErr w:type="gramEnd"/>
      <w:r w:rsidR="003759F6" w:rsidRPr="003759F6">
        <w:rPr>
          <w:position w:val="-14"/>
        </w:rPr>
        <w:object w:dxaOrig="320" w:dyaOrig="380">
          <v:shape id="_x0000_i1171" type="#_x0000_t75" style="width:16.75pt;height:19.65pt" o:ole="">
            <v:imagedata r:id="rId299" o:title=""/>
          </v:shape>
          <o:OLEObject Type="Embed" ProgID="Equation.DSMT4" ShapeID="_x0000_i1171" DrawAspect="Content" ObjectID="_1422084861" r:id="rId300"/>
        </w:object>
      </w:r>
      <w:r w:rsidR="00764E59">
        <w:t>.</w:t>
      </w:r>
    </w:p>
    <w:p w:rsidR="003759F6" w:rsidRDefault="003759F6" w:rsidP="003759F6">
      <w:pPr>
        <w:keepNext/>
        <w:jc w:val="center"/>
      </w:pPr>
      <w:r>
        <w:rPr>
          <w:noProof/>
        </w:rPr>
        <w:lastRenderedPageBreak/>
        <w:drawing>
          <wp:inline distT="0" distB="0" distL="0" distR="0">
            <wp:extent cx="1783921" cy="2496820"/>
            <wp:effectExtent l="19050" t="0" r="6779" b="0"/>
            <wp:docPr id="13" name="Picture 12" descr="cylinderdi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diameters.png"/>
                    <pic:cNvPicPr/>
                  </pic:nvPicPr>
                  <pic:blipFill>
                    <a:blip r:embed="rId301" cstate="print"/>
                    <a:stretch>
                      <a:fillRect/>
                    </a:stretch>
                  </pic:blipFill>
                  <pic:spPr>
                    <a:xfrm>
                      <a:off x="0" y="0"/>
                      <a:ext cx="1785376" cy="2498856"/>
                    </a:xfrm>
                    <a:prstGeom prst="rect">
                      <a:avLst/>
                    </a:prstGeom>
                  </pic:spPr>
                </pic:pic>
              </a:graphicData>
            </a:graphic>
          </wp:inline>
        </w:drawing>
      </w:r>
    </w:p>
    <w:p w:rsidR="00764E59" w:rsidRDefault="003759F6" w:rsidP="003759F6">
      <w:pPr>
        <w:pStyle w:val="Caption"/>
        <w:jc w:val="center"/>
      </w:pPr>
      <w:bookmarkStart w:id="214" w:name="_Ref297286825"/>
      <w:r>
        <w:t xml:space="preserve">Figure </w:t>
      </w:r>
      <w:r w:rsidR="008F79C7">
        <w:fldChar w:fldCharType="begin"/>
      </w:r>
      <w:r w:rsidR="008F79C7">
        <w:instrText xml:space="preserve"> SEQ Figure \* ARABIC </w:instrText>
      </w:r>
      <w:r w:rsidR="008F79C7">
        <w:fldChar w:fldCharType="separate"/>
      </w:r>
      <w:ins w:id="215" w:author="hsong" w:date="2012-09-11T09:25:00Z">
        <w:r w:rsidR="008A275A">
          <w:rPr>
            <w:noProof/>
          </w:rPr>
          <w:t>19</w:t>
        </w:r>
      </w:ins>
      <w:del w:id="216" w:author="hsong" w:date="2012-09-11T09:25:00Z">
        <w:r w:rsidR="009F494D" w:rsidDel="008A275A">
          <w:rPr>
            <w:noProof/>
          </w:rPr>
          <w:delText>18</w:delText>
        </w:r>
      </w:del>
      <w:r w:rsidR="008F79C7">
        <w:rPr>
          <w:noProof/>
        </w:rPr>
        <w:fldChar w:fldCharType="end"/>
      </w:r>
      <w:bookmarkEnd w:id="214"/>
    </w:p>
    <w:p w:rsidR="003759F6" w:rsidRDefault="008741A8" w:rsidP="008741A8">
      <w:pPr>
        <w:pStyle w:val="MTDisplayEquation"/>
      </w:pPr>
      <w:r>
        <w:tab/>
      </w:r>
      <w:r w:rsidRPr="008741A8">
        <w:rPr>
          <w:position w:val="-14"/>
        </w:rPr>
        <w:object w:dxaOrig="1420" w:dyaOrig="380">
          <v:shape id="_x0000_i1172" type="#_x0000_t75" style="width:70.75pt;height:19.65pt" o:ole="">
            <v:imagedata r:id="rId302" o:title=""/>
          </v:shape>
          <o:OLEObject Type="Embed" ProgID="Equation.DSMT4" ShapeID="_x0000_i1172" DrawAspect="Content" ObjectID="_1422084862" r:id="rId303"/>
        </w:object>
      </w:r>
      <w:r>
        <w:tab/>
      </w:r>
      <w:r w:rsidR="00CB774D">
        <w:fldChar w:fldCharType="begin"/>
      </w:r>
      <w:r>
        <w:instrText xml:space="preserve"> MACROBUTTON MTPlaceRef \* MERGEFORMAT </w:instrText>
      </w:r>
      <w:r w:rsidR="008F79C7">
        <w:fldChar w:fldCharType="begin"/>
      </w:r>
      <w:r w:rsidR="008F79C7">
        <w:instrText xml:space="preserve"> SEQ MTEqn \h \* 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11</w:instrText>
      </w:r>
      <w:r w:rsidR="008F79C7">
        <w:rPr>
          <w:noProof/>
        </w:rPr>
        <w:fldChar w:fldCharType="end"/>
      </w:r>
      <w:r>
        <w:instrText>)</w:instrText>
      </w:r>
      <w:r w:rsidR="00CB774D">
        <w:fldChar w:fldCharType="end"/>
      </w:r>
    </w:p>
    <w:p w:rsidR="008741A8" w:rsidRDefault="008741A8" w:rsidP="008741A8">
      <w:proofErr w:type="gramStart"/>
      <w:r>
        <w:t>where</w:t>
      </w:r>
      <w:proofErr w:type="gramEnd"/>
      <w:r>
        <w:t xml:space="preserve"> </w:t>
      </w:r>
      <w:r w:rsidRPr="008741A8">
        <w:rPr>
          <w:position w:val="-4"/>
        </w:rPr>
        <w:object w:dxaOrig="260" w:dyaOrig="260">
          <v:shape id="_x0000_i1173" type="#_x0000_t75" style="width:12.55pt;height:12.55pt" o:ole="">
            <v:imagedata r:id="rId304" o:title=""/>
          </v:shape>
          <o:OLEObject Type="Embed" ProgID="Equation.DSMT4" ShapeID="_x0000_i1173" DrawAspect="Content" ObjectID="_1422084863" r:id="rId305"/>
        </w:object>
      </w:r>
      <w:r>
        <w:t xml:space="preserve"> is the outer diameter of the cylinder structure, and </w:t>
      </w:r>
      <w:r w:rsidRPr="008741A8">
        <w:rPr>
          <w:position w:val="-14"/>
        </w:rPr>
        <w:object w:dxaOrig="320" w:dyaOrig="380">
          <v:shape id="_x0000_i1174" type="#_x0000_t75" style="width:16.75pt;height:19.65pt" o:ole="">
            <v:imagedata r:id="rId306" o:title=""/>
          </v:shape>
          <o:OLEObject Type="Embed" ProgID="Equation.DSMT4" ShapeID="_x0000_i1174" DrawAspect="Content" ObjectID="_1422084864" r:id="rId307"/>
        </w:object>
      </w:r>
      <w:r>
        <w:t xml:space="preserve"> is the thickness of marine growth. In load calculation including marine growth effect, all the diameters </w:t>
      </w:r>
      <w:r w:rsidRPr="008741A8">
        <w:rPr>
          <w:position w:val="-4"/>
        </w:rPr>
        <w:object w:dxaOrig="260" w:dyaOrig="260">
          <v:shape id="_x0000_i1175" type="#_x0000_t75" style="width:12.55pt;height:12.55pt" o:ole="">
            <v:imagedata r:id="rId304" o:title=""/>
          </v:shape>
          <o:OLEObject Type="Embed" ProgID="Equation.DSMT4" ShapeID="_x0000_i1175" DrawAspect="Content" ObjectID="_1422084865" r:id="rId308"/>
        </w:object>
      </w:r>
      <w:r>
        <w:t xml:space="preserve"> in equations </w:t>
      </w:r>
      <w:r w:rsidR="00CB774D">
        <w:fldChar w:fldCharType="begin"/>
      </w:r>
      <w:r>
        <w:instrText xml:space="preserve"> GOTOBUTTON ZEqnNum165434  \* MERGEFORMAT </w:instrText>
      </w:r>
      <w:r w:rsidR="008F79C7">
        <w:fldChar w:fldCharType="begin"/>
      </w:r>
      <w:r w:rsidR="008F79C7">
        <w:instrText xml:space="preserve"> REF ZEqnNum165434 \* Charformat \! \* MERGEFORMAT </w:instrText>
      </w:r>
      <w:r w:rsidR="008F79C7">
        <w:fldChar w:fldCharType="separate"/>
      </w:r>
      <w:r w:rsidR="009F494D">
        <w:instrText>(5.1)</w:instrText>
      </w:r>
      <w:r w:rsidR="008F79C7">
        <w:fldChar w:fldCharType="end"/>
      </w:r>
      <w:r w:rsidR="00CB774D">
        <w:fldChar w:fldCharType="end"/>
      </w:r>
      <w:r>
        <w:t xml:space="preserve"> ~</w:t>
      </w:r>
      <w:r w:rsidR="00CB774D">
        <w:fldChar w:fldCharType="begin"/>
      </w:r>
      <w:r w:rsidR="001D249D">
        <w:instrText xml:space="preserve"> GOTOBUTTON ZEqnNum884887  \* MERGEFORMAT </w:instrText>
      </w:r>
      <w:r w:rsidR="00CB774D">
        <w:fldChar w:fldCharType="begin"/>
      </w:r>
      <w:r w:rsidR="001D249D">
        <w:instrText xml:space="preserve"> REF ZEqnNum884887 \* Charformat \! \* MERGEFORMAT </w:instrText>
      </w:r>
      <w:r w:rsidR="00CB774D">
        <w:fldChar w:fldCharType="separate"/>
      </w:r>
      <w:r w:rsidR="009F494D">
        <w:instrText>(5.7)</w:instrText>
      </w:r>
      <w:r w:rsidR="00CB774D">
        <w:fldChar w:fldCharType="end"/>
      </w:r>
      <w:r w:rsidR="00CB774D">
        <w:fldChar w:fldCharType="end"/>
      </w:r>
      <w:r>
        <w:t xml:space="preserve"> will be replaced by the effective diameter </w:t>
      </w:r>
      <w:r w:rsidRPr="008741A8">
        <w:rPr>
          <w:position w:val="-14"/>
        </w:rPr>
        <w:object w:dxaOrig="380" w:dyaOrig="380">
          <v:shape id="_x0000_i1176" type="#_x0000_t75" style="width:19.65pt;height:19.65pt" o:ole="">
            <v:imagedata r:id="rId309" o:title=""/>
          </v:shape>
          <o:OLEObject Type="Embed" ProgID="Equation.DSMT4" ShapeID="_x0000_i1176" DrawAspect="Content" ObjectID="_1422084866" r:id="rId310"/>
        </w:object>
      </w:r>
      <w:r w:rsidR="002B1E58">
        <w:t>, and the inertia coefficient and the drag coefficient will be adjusted to tak</w:t>
      </w:r>
      <w:r w:rsidR="00577449">
        <w:t>e</w:t>
      </w:r>
      <w:r w:rsidR="002B1E58">
        <w:t xml:space="preserve"> into account the marine growth effect</w:t>
      </w:r>
      <w:r w:rsidR="00D079DD">
        <w:t xml:space="preserve">, see Section </w:t>
      </w:r>
      <w:r w:rsidR="00CB774D">
        <w:fldChar w:fldCharType="begin"/>
      </w:r>
      <w:r w:rsidR="00D079DD">
        <w:instrText xml:space="preserve"> REF _Ref297286740 \n \h </w:instrText>
      </w:r>
      <w:r w:rsidR="00CB774D">
        <w:fldChar w:fldCharType="separate"/>
      </w:r>
      <w:r w:rsidR="009F494D">
        <w:t>2.1.3</w:t>
      </w:r>
      <w:r w:rsidR="00CB774D">
        <w:fldChar w:fldCharType="end"/>
      </w:r>
      <w:r>
        <w:t>.</w:t>
      </w:r>
    </w:p>
    <w:p w:rsidR="004730B0" w:rsidRDefault="004730B0" w:rsidP="008741A8">
      <w:r>
        <w:t xml:space="preserve">The </w:t>
      </w:r>
      <w:r w:rsidR="00D35E44">
        <w:t>added mass</w:t>
      </w:r>
      <w:r>
        <w:t xml:space="preserve"> </w:t>
      </w:r>
      <w:r w:rsidR="00CE1C06">
        <w:t>force from</w:t>
      </w:r>
      <w:r>
        <w:t xml:space="preserve"> marine growth </w:t>
      </w:r>
      <w:r w:rsidR="00CE1C06">
        <w:t xml:space="preserve">is included in added mass forces terms for each case. </w:t>
      </w:r>
    </w:p>
    <w:p w:rsidR="00B373E7" w:rsidRDefault="00D0540E" w:rsidP="00F642D4">
      <w:pPr>
        <w:pStyle w:val="MTDisplayEquation"/>
      </w:pPr>
      <w:r>
        <w:t>Added mass</w:t>
      </w:r>
      <w:r w:rsidR="00B373E7">
        <w:t xml:space="preserve"> per unit length of the marine growth can be calculated as,</w:t>
      </w:r>
    </w:p>
    <w:p w:rsidR="00F642D4" w:rsidRPr="00F642D4" w:rsidRDefault="00F642D4" w:rsidP="00F642D4">
      <w:pPr>
        <w:pStyle w:val="MTDisplayEquation"/>
      </w:pPr>
      <w:r>
        <w:tab/>
      </w:r>
      <w:r w:rsidR="00B85BC7" w:rsidRPr="00B85BC7">
        <w:rPr>
          <w:position w:val="-50"/>
        </w:rPr>
        <w:object w:dxaOrig="3660" w:dyaOrig="1120">
          <v:shape id="_x0000_i1177" type="#_x0000_t75" style="width:183.35pt;height:56.5pt" o:ole="">
            <v:imagedata r:id="rId311" o:title=""/>
          </v:shape>
          <o:OLEObject Type="Embed" ProgID="Equation.DSMT4" ShapeID="_x0000_i1177" DrawAspect="Content" ObjectID="_1422084867" r:id="rId312"/>
        </w:object>
      </w:r>
      <w:r>
        <w:tab/>
      </w:r>
      <w:r w:rsidR="00CB774D">
        <w:fldChar w:fldCharType="begin"/>
      </w:r>
      <w:r>
        <w:instrText xml:space="preserve"> MACROBUTTON MTPlaceRef \* MERGEFORMAT (</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11</w:instrText>
      </w:r>
      <w:r w:rsidR="008F79C7">
        <w:rPr>
          <w:noProof/>
        </w:rPr>
        <w:fldChar w:fldCharType="end"/>
      </w:r>
      <w:r>
        <w:instrText>)</w:instrText>
      </w:r>
      <w:r w:rsidR="00CB774D">
        <w:fldChar w:fldCharType="end"/>
      </w:r>
    </w:p>
    <w:p w:rsidR="00EB62C1" w:rsidRDefault="00BC228A" w:rsidP="00EB62C1">
      <w:pPr>
        <w:pStyle w:val="Heading2"/>
      </w:pPr>
      <w:bookmarkStart w:id="217" w:name="_Toc317064117"/>
      <w:r>
        <w:t>F</w:t>
      </w:r>
      <w:r w:rsidR="00EB62C1">
        <w:t>looded members</w:t>
      </w:r>
      <w:bookmarkEnd w:id="217"/>
    </w:p>
    <w:p w:rsidR="00A007B9" w:rsidRDefault="005517C8" w:rsidP="00A007B9">
      <w:r>
        <w:t xml:space="preserve">In </w:t>
      </w:r>
      <w:r w:rsidR="00CB774D">
        <w:fldChar w:fldCharType="begin"/>
      </w:r>
      <w:r>
        <w:instrText xml:space="preserve"> REF _Ref297286825 \h </w:instrText>
      </w:r>
      <w:r w:rsidR="00CB774D">
        <w:fldChar w:fldCharType="separate"/>
      </w:r>
      <w:r w:rsidR="009F494D">
        <w:t xml:space="preserve">Figure </w:t>
      </w:r>
      <w:r w:rsidR="009F494D">
        <w:rPr>
          <w:noProof/>
        </w:rPr>
        <w:t>18</w:t>
      </w:r>
      <w:r w:rsidR="00CB774D">
        <w:fldChar w:fldCharType="end"/>
      </w:r>
      <w:r>
        <w:t>, for a flooded member, the inner grey area will be filled with fluid.</w:t>
      </w:r>
      <w:r w:rsidR="00E135FB">
        <w:t xml:space="preserve"> If the member has a </w:t>
      </w:r>
      <w:r w:rsidR="009D05E0">
        <w:t xml:space="preserve">nonzero </w:t>
      </w:r>
      <w:proofErr w:type="spellStart"/>
      <w:r w:rsidR="009D05E0">
        <w:t>FloodedNum</w:t>
      </w:r>
      <w:proofErr w:type="spellEnd"/>
      <w:r w:rsidR="00E135FB">
        <w:t>, the flooded</w:t>
      </w:r>
      <w:r w:rsidR="00EA172D">
        <w:t xml:space="preserve"> </w:t>
      </w:r>
      <w:proofErr w:type="spellStart"/>
      <w:r w:rsidR="00EA172D">
        <w:t>bouyancy</w:t>
      </w:r>
      <w:proofErr w:type="spellEnd"/>
      <w:r w:rsidR="00E135FB">
        <w:t xml:space="preserve"> force is calculated at associated markers, both regular and super member markers.</w:t>
      </w:r>
      <w:r>
        <w:t xml:space="preserve"> </w:t>
      </w:r>
      <w:r w:rsidR="00562CFF">
        <w:t>T</w:t>
      </w:r>
      <w:r w:rsidR="00D35E44">
        <w:t xml:space="preserve">he inner distributed hydrostatic forces </w:t>
      </w:r>
      <w:r w:rsidR="00562CFF">
        <w:t xml:space="preserve">due to flooding </w:t>
      </w:r>
      <w:r w:rsidR="00D35E44">
        <w:t xml:space="preserve">can be calculated using equation </w:t>
      </w:r>
      <w:r w:rsidR="00CB774D">
        <w:fldChar w:fldCharType="begin"/>
      </w:r>
      <w:r w:rsidR="00C9285E">
        <w:instrText xml:space="preserve"> GOTOBUTTON ZEqnNum104061  \* MERGEFORMAT </w:instrText>
      </w:r>
      <w:r w:rsidR="00CB774D">
        <w:fldChar w:fldCharType="begin"/>
      </w:r>
      <w:r w:rsidR="00C9285E">
        <w:instrText xml:space="preserve"> REF ZEqnNum104061 \* Charformat \! \* MERGEFORMAT </w:instrText>
      </w:r>
      <w:r w:rsidR="00CB774D">
        <w:fldChar w:fldCharType="separate"/>
      </w:r>
      <w:r w:rsidR="009F494D">
        <w:instrText>(5.12)</w:instrText>
      </w:r>
      <w:r w:rsidR="00CB774D">
        <w:fldChar w:fldCharType="end"/>
      </w:r>
      <w:r w:rsidR="00CB774D">
        <w:fldChar w:fldCharType="end"/>
      </w:r>
      <w:r w:rsidR="00426ABD">
        <w:t>, and end cap forces can be calculated using equation</w:t>
      </w:r>
      <w:r w:rsidR="00C9285E">
        <w:t xml:space="preserve"> </w:t>
      </w:r>
      <w:r w:rsidR="00CB774D">
        <w:fldChar w:fldCharType="begin"/>
      </w:r>
      <w:r w:rsidR="00C9285E">
        <w:instrText xml:space="preserve"> GOTOBUTTON ZEqnNum369803  \* MERGEFORMAT </w:instrText>
      </w:r>
      <w:r w:rsidR="00CB774D">
        <w:fldChar w:fldCharType="begin"/>
      </w:r>
      <w:r w:rsidR="00C9285E">
        <w:instrText xml:space="preserve"> REF ZEqnNum369803 \* Charformat \! \* MERGEFORMAT </w:instrText>
      </w:r>
      <w:r w:rsidR="00CB774D">
        <w:fldChar w:fldCharType="separate"/>
      </w:r>
      <w:r w:rsidR="009F494D">
        <w:instrText>(5.13)</w:instrText>
      </w:r>
      <w:r w:rsidR="00CB774D">
        <w:fldChar w:fldCharType="end"/>
      </w:r>
      <w:r w:rsidR="00CB774D">
        <w:fldChar w:fldCharType="end"/>
      </w:r>
      <w:r w:rsidR="00C9285E">
        <w:t xml:space="preserve">, where </w:t>
      </w:r>
      <w:r w:rsidR="00C9285E" w:rsidRPr="00C9285E">
        <w:rPr>
          <w:position w:val="-14"/>
        </w:rPr>
        <w:object w:dxaOrig="320" w:dyaOrig="380">
          <v:shape id="_x0000_i1178" type="#_x0000_t75" style="width:16.35pt;height:19.65pt" o:ole="">
            <v:imagedata r:id="rId313" o:title=""/>
          </v:shape>
          <o:OLEObject Type="Embed" ProgID="Equation.DSMT4" ShapeID="_x0000_i1178" DrawAspect="Content" ObjectID="_1422084868" r:id="rId314"/>
        </w:object>
      </w:r>
      <w:r w:rsidR="00C9285E">
        <w:t xml:space="preserve"> is specified free surface location</w:t>
      </w:r>
      <w:r w:rsidR="00EE25E7">
        <w:t xml:space="preserve">, </w:t>
      </w:r>
      <w:r w:rsidR="00EE25E7" w:rsidRPr="00EE25E7">
        <w:rPr>
          <w:position w:val="-6"/>
        </w:rPr>
        <w:object w:dxaOrig="240" w:dyaOrig="279">
          <v:shape id="_x0000_i1179" type="#_x0000_t75" style="width:12.15pt;height:14.65pt" o:ole="">
            <v:imagedata r:id="rId315" o:title=""/>
          </v:shape>
          <o:OLEObject Type="Embed" ProgID="Equation.DSMT4" ShapeID="_x0000_i1179" DrawAspect="Content" ObjectID="_1422084869" r:id="rId316"/>
        </w:object>
      </w:r>
      <w:r w:rsidR="00EE25E7">
        <w:t xml:space="preserve"> is flooded volume, and radii are the inner radii of the member</w:t>
      </w:r>
      <w:r w:rsidR="00D35E44">
        <w:t xml:space="preserve">. </w:t>
      </w:r>
      <w:r w:rsidR="006938EB">
        <w:t xml:space="preserve"> </w:t>
      </w:r>
    </w:p>
    <w:p w:rsidR="00735AFE" w:rsidRDefault="00C9285E">
      <w:pPr>
        <w:pStyle w:val="MTDisplayEquation"/>
      </w:pPr>
      <w:r>
        <w:lastRenderedPageBreak/>
        <w:tab/>
      </w:r>
      <w:r w:rsidR="007359D5" w:rsidRPr="00EE25E7">
        <w:rPr>
          <w:position w:val="-160"/>
        </w:rPr>
        <w:object w:dxaOrig="7740" w:dyaOrig="3320">
          <v:shape id="_x0000_i1180" type="#_x0000_t75" style="width:386.8pt;height:165.35pt" o:ole="">
            <v:imagedata r:id="rId317" o:title=""/>
          </v:shape>
          <o:OLEObject Type="Embed" ProgID="Equation.DSMT4" ShapeID="_x0000_i1180" DrawAspect="Content" ObjectID="_1422084870" r:id="rId318"/>
        </w:object>
      </w:r>
      <w:r>
        <w:tab/>
      </w:r>
      <w:r w:rsidR="00CB774D">
        <w:fldChar w:fldCharType="begin"/>
      </w:r>
      <w:r>
        <w:instrText xml:space="preserve"> MACROBUTTON MTPlaceRef \* MERGEFORMAT </w:instrText>
      </w:r>
      <w:bookmarkStart w:id="218" w:name="ZEqnNum104061"/>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12</w:instrText>
      </w:r>
      <w:r w:rsidR="008F79C7">
        <w:rPr>
          <w:noProof/>
        </w:rPr>
        <w:fldChar w:fldCharType="end"/>
      </w:r>
      <w:r>
        <w:instrText>)</w:instrText>
      </w:r>
      <w:bookmarkEnd w:id="218"/>
      <w:r w:rsidR="00CB774D">
        <w:fldChar w:fldCharType="end"/>
      </w:r>
    </w:p>
    <w:p w:rsidR="00735AFE" w:rsidRDefault="00C9285E">
      <w:pPr>
        <w:pStyle w:val="MTDisplayEquation"/>
      </w:pPr>
      <w:r>
        <w:tab/>
      </w:r>
      <w:r w:rsidR="007359D5" w:rsidRPr="00574421">
        <w:rPr>
          <w:position w:val="-160"/>
        </w:rPr>
        <w:object w:dxaOrig="7540" w:dyaOrig="3320">
          <v:shape id="_x0000_i1181" type="#_x0000_t75" style="width:377.15pt;height:166.6pt" o:ole="">
            <v:imagedata r:id="rId319" o:title=""/>
          </v:shape>
          <o:OLEObject Type="Embed" ProgID="Equation.DSMT4" ShapeID="_x0000_i1181" DrawAspect="Content" ObjectID="_1422084871" r:id="rId320"/>
        </w:object>
      </w:r>
      <w:r>
        <w:tab/>
      </w:r>
      <w:r w:rsidR="00CB774D">
        <w:fldChar w:fldCharType="begin"/>
      </w:r>
      <w:r>
        <w:instrText xml:space="preserve"> MACROBUTTON MTPlaceRef \* MERGEFORMAT </w:instrText>
      </w:r>
      <w:bookmarkStart w:id="219" w:name="ZEqnNum369803"/>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13</w:instrText>
      </w:r>
      <w:r w:rsidR="008F79C7">
        <w:rPr>
          <w:noProof/>
        </w:rPr>
        <w:fldChar w:fldCharType="end"/>
      </w:r>
      <w:r>
        <w:instrText>)</w:instrText>
      </w:r>
      <w:bookmarkEnd w:id="219"/>
      <w:r w:rsidR="00CB774D">
        <w:fldChar w:fldCharType="end"/>
      </w:r>
    </w:p>
    <w:p w:rsidR="007F372F" w:rsidRDefault="00A018B0" w:rsidP="00A007B9">
      <w:r>
        <w:t xml:space="preserve">The </w:t>
      </w:r>
      <w:del w:id="220" w:author="hsong" w:date="2012-09-11T11:40:00Z">
        <w:r w:rsidR="00B85BC7" w:rsidDel="00B6309E">
          <w:delText xml:space="preserve"> </w:delText>
        </w:r>
      </w:del>
      <w:r w:rsidR="00D35E44">
        <w:t>mass</w:t>
      </w:r>
      <w:r>
        <w:t xml:space="preserve"> </w:t>
      </w:r>
      <w:r w:rsidR="00482055">
        <w:t xml:space="preserve">per unit length </w:t>
      </w:r>
      <w:r>
        <w:t xml:space="preserve">of flooded </w:t>
      </w:r>
      <w:r w:rsidR="003824E2">
        <w:t xml:space="preserve">fluid </w:t>
      </w:r>
      <w:r>
        <w:t>can be calculated as</w:t>
      </w:r>
      <w:r w:rsidR="00D4544D">
        <w:t xml:space="preserve"> </w:t>
      </w:r>
      <w:proofErr w:type="gramStart"/>
      <w:r w:rsidR="00D4544D">
        <w:t>equation</w:t>
      </w:r>
      <w:r w:rsidR="00574421">
        <w:t xml:space="preserve"> </w:t>
      </w:r>
      <w:proofErr w:type="gramEnd"/>
      <w:r w:rsidR="00CB774D">
        <w:fldChar w:fldCharType="begin"/>
      </w:r>
      <w:r w:rsidR="00D4544D">
        <w:instrText xml:space="preserve"> GOTOBUTTON ZEqnNum324694  \* MERGEFORMAT </w:instrText>
      </w:r>
      <w:r w:rsidR="00CB774D">
        <w:fldChar w:fldCharType="begin"/>
      </w:r>
      <w:r w:rsidR="00D4544D">
        <w:instrText xml:space="preserve"> REF ZEqnNum324694 \* Charformat \! \* MERGEFORMAT </w:instrText>
      </w:r>
      <w:r w:rsidR="00CB774D">
        <w:fldChar w:fldCharType="separate"/>
      </w:r>
      <w:r w:rsidR="009F494D">
        <w:instrText>(5.2)</w:instrText>
      </w:r>
      <w:r w:rsidR="00CB774D">
        <w:fldChar w:fldCharType="end"/>
      </w:r>
      <w:r w:rsidR="00CB774D">
        <w:fldChar w:fldCharType="end"/>
      </w:r>
      <w:r w:rsidR="00D4544D">
        <w:t>.</w:t>
      </w:r>
    </w:p>
    <w:p w:rsidR="00A018B0" w:rsidRDefault="00A018B0" w:rsidP="00A018B0">
      <w:pPr>
        <w:pStyle w:val="MTDisplayEquation"/>
      </w:pPr>
      <w:r>
        <w:tab/>
      </w:r>
      <w:r w:rsidR="00B85BC7" w:rsidRPr="00B85BC7">
        <w:rPr>
          <w:position w:val="-50"/>
        </w:rPr>
        <w:object w:dxaOrig="3280" w:dyaOrig="1120">
          <v:shape id="_x0000_i1182" type="#_x0000_t75" style="width:164.5pt;height:56.5pt" o:ole="">
            <v:imagedata r:id="rId321" o:title=""/>
          </v:shape>
          <o:OLEObject Type="Embed" ProgID="Equation.DSMT4" ShapeID="_x0000_i1182" DrawAspect="Content" ObjectID="_1422084872" r:id="rId322"/>
        </w:object>
      </w:r>
      <w:r>
        <w:tab/>
      </w:r>
      <w:r w:rsidR="00CB774D">
        <w:fldChar w:fldCharType="begin"/>
      </w:r>
      <w:r>
        <w:instrText xml:space="preserve"> MACROBUTTON MTPlaceRef \* MERGEFORMAT </w:instrText>
      </w:r>
      <w:r w:rsidR="008F79C7">
        <w:fldChar w:fldCharType="begin"/>
      </w:r>
      <w:r w:rsidR="008F79C7">
        <w:instrText xml:space="preserve"> SEQ MTEqn \h </w:instrText>
      </w:r>
      <w:r w:rsidR="008F79C7">
        <w:instrText xml:space="preserve">\* MERGEFORMAT </w:instrText>
      </w:r>
      <w:r w:rsidR="008F79C7">
        <w:fldChar w:fldCharType="separate"/>
      </w:r>
      <w:r w:rsidR="008F79C7">
        <w:fldChar w:fldCharType="end"/>
      </w:r>
      <w:r>
        <w:instrText>(</w:instrText>
      </w:r>
      <w:r w:rsidR="008F79C7">
        <w:fldChar w:fldCharType="begin"/>
      </w:r>
      <w:r w:rsidR="008F79C7">
        <w:instrText xml:space="preserve"> SEQ MTSec \c \* Arabic \* MERGEFORMAT </w:instrText>
      </w:r>
      <w:r w:rsidR="008F79C7">
        <w:fldChar w:fldCharType="separate"/>
      </w:r>
      <w:r w:rsidR="009F494D">
        <w:rPr>
          <w:noProof/>
        </w:rPr>
        <w:instrText>5</w:instrText>
      </w:r>
      <w:r w:rsidR="008F79C7">
        <w:rPr>
          <w:noProof/>
        </w:rPr>
        <w:fldChar w:fldCharType="end"/>
      </w:r>
      <w:r>
        <w:instrText>.</w:instrText>
      </w:r>
      <w:r w:rsidR="008F79C7">
        <w:fldChar w:fldCharType="begin"/>
      </w:r>
      <w:r w:rsidR="008F79C7">
        <w:instrText xml:space="preserve"> SEQ MTEqn \c \* Arabic \* MERGEFORMAT </w:instrText>
      </w:r>
      <w:r w:rsidR="008F79C7">
        <w:fldChar w:fldCharType="separate"/>
      </w:r>
      <w:r w:rsidR="009F494D">
        <w:rPr>
          <w:noProof/>
        </w:rPr>
        <w:instrText>14</w:instrText>
      </w:r>
      <w:r w:rsidR="008F79C7">
        <w:rPr>
          <w:noProof/>
        </w:rPr>
        <w:fldChar w:fldCharType="end"/>
      </w:r>
      <w:r>
        <w:instrText>)</w:instrText>
      </w:r>
      <w:r w:rsidR="00CB774D">
        <w:fldChar w:fldCharType="end"/>
      </w:r>
    </w:p>
    <w:p w:rsidR="007F372F" w:rsidRDefault="007F372F" w:rsidP="007F372F">
      <w:pPr>
        <w:pStyle w:val="Heading1"/>
        <w:numPr>
          <w:ilvl w:val="0"/>
          <w:numId w:val="0"/>
        </w:numPr>
        <w:ind w:left="432" w:hanging="432"/>
      </w:pPr>
      <w:bookmarkStart w:id="221" w:name="_Toc317064118"/>
      <w:r>
        <w:t>Reference</w:t>
      </w:r>
      <w:bookmarkEnd w:id="221"/>
    </w:p>
    <w:p w:rsidR="007F372F" w:rsidRPr="00A007B9" w:rsidRDefault="004E2C4F" w:rsidP="004E2C4F">
      <w:pPr>
        <w:pStyle w:val="ListParagraph"/>
        <w:numPr>
          <w:ilvl w:val="0"/>
          <w:numId w:val="19"/>
        </w:numPr>
      </w:pPr>
      <w:bookmarkStart w:id="222" w:name="_Ref297291398"/>
      <w:r>
        <w:t xml:space="preserve">API - </w:t>
      </w:r>
      <w:r w:rsidRPr="004E2C4F">
        <w:t>Recommended Practice for</w:t>
      </w:r>
      <w:r>
        <w:t xml:space="preserve"> </w:t>
      </w:r>
      <w:r w:rsidRPr="004E2C4F">
        <w:t>Planning, Designing and</w:t>
      </w:r>
      <w:r>
        <w:t xml:space="preserve"> </w:t>
      </w:r>
      <w:r w:rsidRPr="004E2C4F">
        <w:t>Constructing Fixed Offshore</w:t>
      </w:r>
      <w:r>
        <w:t xml:space="preserve"> </w:t>
      </w:r>
      <w:r w:rsidRPr="004E2C4F">
        <w:t>Platforms—Working Stress Design</w:t>
      </w:r>
      <w:r>
        <w:t>, 2007</w:t>
      </w:r>
      <w:bookmarkEnd w:id="222"/>
    </w:p>
    <w:sectPr w:rsidR="007F372F" w:rsidRPr="00A007B9" w:rsidSect="00837642">
      <w:footerReference w:type="default" r:id="rId323"/>
      <w:pgSz w:w="12240" w:h="15840"/>
      <w:pgMar w:top="1440" w:right="1440" w:bottom="1440" w:left="1440" w:header="720" w:footer="36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ghayman" w:date="2013-02-11T10:38:00Z" w:initials="gjh">
    <w:p w:rsidR="000F4C23" w:rsidRDefault="000F4C23">
      <w:pPr>
        <w:pStyle w:val="CommentText"/>
      </w:pPr>
      <w:r>
        <w:rPr>
          <w:rStyle w:val="CommentReference"/>
        </w:rPr>
        <w:annotationRef/>
      </w:r>
      <w:r>
        <w:t>There is another special case in the MATLAB code where C = [[1 0 0</w:t>
      </w:r>
      <w:proofErr w:type="gramStart"/>
      <w:r>
        <w:t>][</w:t>
      </w:r>
      <w:proofErr w:type="gramEnd"/>
      <w:r>
        <w:t xml:space="preserve">0 0 -1][0 1 0]] when Ye &lt; </w:t>
      </w:r>
      <w:proofErr w:type="spellStart"/>
      <w:r>
        <w:t>Ys</w:t>
      </w:r>
      <w:proofErr w:type="spellEnd"/>
      <w:r>
        <w:t xml:space="preserve"> else it is what is shown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9C7" w:rsidRDefault="008F79C7" w:rsidP="00837642">
      <w:pPr>
        <w:spacing w:after="0" w:line="240" w:lineRule="auto"/>
      </w:pPr>
      <w:r>
        <w:separator/>
      </w:r>
    </w:p>
  </w:endnote>
  <w:endnote w:type="continuationSeparator" w:id="0">
    <w:p w:rsidR="008F79C7" w:rsidRDefault="008F79C7" w:rsidP="0083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832188"/>
      <w:docPartObj>
        <w:docPartGallery w:val="Page Numbers (Bottom of Page)"/>
        <w:docPartUnique/>
      </w:docPartObj>
    </w:sdtPr>
    <w:sdtEndPr/>
    <w:sdtContent>
      <w:p w:rsidR="00735AFE" w:rsidRDefault="008F79C7">
        <w:pPr>
          <w:pStyle w:val="Footer"/>
          <w:jc w:val="center"/>
        </w:pPr>
        <w:r>
          <w:fldChar w:fldCharType="begin"/>
        </w:r>
        <w:r>
          <w:instrText xml:space="preserve"> PAGE   \* MERGEFORMAT </w:instrText>
        </w:r>
        <w:r>
          <w:fldChar w:fldCharType="separate"/>
        </w:r>
        <w:r w:rsidR="000F4C23">
          <w:rPr>
            <w:noProof/>
          </w:rPr>
          <w:t>17</w:t>
        </w:r>
        <w:r>
          <w:rPr>
            <w:noProof/>
          </w:rPr>
          <w:fldChar w:fldCharType="end"/>
        </w:r>
      </w:p>
    </w:sdtContent>
  </w:sdt>
  <w:p w:rsidR="00735AFE" w:rsidRDefault="00735A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9C7" w:rsidRDefault="008F79C7" w:rsidP="00837642">
      <w:pPr>
        <w:spacing w:after="0" w:line="240" w:lineRule="auto"/>
      </w:pPr>
      <w:r>
        <w:separator/>
      </w:r>
    </w:p>
  </w:footnote>
  <w:footnote w:type="continuationSeparator" w:id="0">
    <w:p w:rsidR="008F79C7" w:rsidRDefault="008F79C7" w:rsidP="008376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4DDF"/>
    <w:multiLevelType w:val="hybridMultilevel"/>
    <w:tmpl w:val="3C423696"/>
    <w:lvl w:ilvl="0" w:tplc="183E52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40760B"/>
    <w:multiLevelType w:val="multilevel"/>
    <w:tmpl w:val="9BD4A9C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E1331E"/>
    <w:multiLevelType w:val="hybridMultilevel"/>
    <w:tmpl w:val="A2F079B8"/>
    <w:lvl w:ilvl="0" w:tplc="F3B4F328">
      <w:start w:val="1"/>
      <w:numFmt w:val="bullet"/>
      <w:lvlText w:val="•"/>
      <w:lvlJc w:val="left"/>
      <w:pPr>
        <w:tabs>
          <w:tab w:val="num" w:pos="720"/>
        </w:tabs>
        <w:ind w:left="720" w:hanging="360"/>
      </w:pPr>
      <w:rPr>
        <w:rFonts w:ascii="Arial" w:hAnsi="Arial" w:hint="default"/>
      </w:rPr>
    </w:lvl>
    <w:lvl w:ilvl="1" w:tplc="DA580384" w:tentative="1">
      <w:start w:val="1"/>
      <w:numFmt w:val="bullet"/>
      <w:lvlText w:val="•"/>
      <w:lvlJc w:val="left"/>
      <w:pPr>
        <w:tabs>
          <w:tab w:val="num" w:pos="1440"/>
        </w:tabs>
        <w:ind w:left="1440" w:hanging="360"/>
      </w:pPr>
      <w:rPr>
        <w:rFonts w:ascii="Arial" w:hAnsi="Arial" w:hint="default"/>
      </w:rPr>
    </w:lvl>
    <w:lvl w:ilvl="2" w:tplc="37F2D230" w:tentative="1">
      <w:start w:val="1"/>
      <w:numFmt w:val="bullet"/>
      <w:lvlText w:val="•"/>
      <w:lvlJc w:val="left"/>
      <w:pPr>
        <w:tabs>
          <w:tab w:val="num" w:pos="2160"/>
        </w:tabs>
        <w:ind w:left="2160" w:hanging="360"/>
      </w:pPr>
      <w:rPr>
        <w:rFonts w:ascii="Arial" w:hAnsi="Arial" w:hint="default"/>
      </w:rPr>
    </w:lvl>
    <w:lvl w:ilvl="3" w:tplc="35A0A208" w:tentative="1">
      <w:start w:val="1"/>
      <w:numFmt w:val="bullet"/>
      <w:lvlText w:val="•"/>
      <w:lvlJc w:val="left"/>
      <w:pPr>
        <w:tabs>
          <w:tab w:val="num" w:pos="2880"/>
        </w:tabs>
        <w:ind w:left="2880" w:hanging="360"/>
      </w:pPr>
      <w:rPr>
        <w:rFonts w:ascii="Arial" w:hAnsi="Arial" w:hint="default"/>
      </w:rPr>
    </w:lvl>
    <w:lvl w:ilvl="4" w:tplc="8EBC27B2" w:tentative="1">
      <w:start w:val="1"/>
      <w:numFmt w:val="bullet"/>
      <w:lvlText w:val="•"/>
      <w:lvlJc w:val="left"/>
      <w:pPr>
        <w:tabs>
          <w:tab w:val="num" w:pos="3600"/>
        </w:tabs>
        <w:ind w:left="3600" w:hanging="360"/>
      </w:pPr>
      <w:rPr>
        <w:rFonts w:ascii="Arial" w:hAnsi="Arial" w:hint="default"/>
      </w:rPr>
    </w:lvl>
    <w:lvl w:ilvl="5" w:tplc="623E7D58" w:tentative="1">
      <w:start w:val="1"/>
      <w:numFmt w:val="bullet"/>
      <w:lvlText w:val="•"/>
      <w:lvlJc w:val="left"/>
      <w:pPr>
        <w:tabs>
          <w:tab w:val="num" w:pos="4320"/>
        </w:tabs>
        <w:ind w:left="4320" w:hanging="360"/>
      </w:pPr>
      <w:rPr>
        <w:rFonts w:ascii="Arial" w:hAnsi="Arial" w:hint="default"/>
      </w:rPr>
    </w:lvl>
    <w:lvl w:ilvl="6" w:tplc="FB8A815E" w:tentative="1">
      <w:start w:val="1"/>
      <w:numFmt w:val="bullet"/>
      <w:lvlText w:val="•"/>
      <w:lvlJc w:val="left"/>
      <w:pPr>
        <w:tabs>
          <w:tab w:val="num" w:pos="5040"/>
        </w:tabs>
        <w:ind w:left="5040" w:hanging="360"/>
      </w:pPr>
      <w:rPr>
        <w:rFonts w:ascii="Arial" w:hAnsi="Arial" w:hint="default"/>
      </w:rPr>
    </w:lvl>
    <w:lvl w:ilvl="7" w:tplc="6DE8DD3A" w:tentative="1">
      <w:start w:val="1"/>
      <w:numFmt w:val="bullet"/>
      <w:lvlText w:val="•"/>
      <w:lvlJc w:val="left"/>
      <w:pPr>
        <w:tabs>
          <w:tab w:val="num" w:pos="5760"/>
        </w:tabs>
        <w:ind w:left="5760" w:hanging="360"/>
      </w:pPr>
      <w:rPr>
        <w:rFonts w:ascii="Arial" w:hAnsi="Arial" w:hint="default"/>
      </w:rPr>
    </w:lvl>
    <w:lvl w:ilvl="8" w:tplc="AF1E9696" w:tentative="1">
      <w:start w:val="1"/>
      <w:numFmt w:val="bullet"/>
      <w:lvlText w:val="•"/>
      <w:lvlJc w:val="left"/>
      <w:pPr>
        <w:tabs>
          <w:tab w:val="num" w:pos="6480"/>
        </w:tabs>
        <w:ind w:left="6480" w:hanging="360"/>
      </w:pPr>
      <w:rPr>
        <w:rFonts w:ascii="Arial" w:hAnsi="Arial" w:hint="default"/>
      </w:rPr>
    </w:lvl>
  </w:abstractNum>
  <w:abstractNum w:abstractNumId="3">
    <w:nsid w:val="0BF318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ED7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930233"/>
    <w:multiLevelType w:val="hybridMultilevel"/>
    <w:tmpl w:val="20F6F5DC"/>
    <w:lvl w:ilvl="0" w:tplc="97425308">
      <w:start w:val="1"/>
      <w:numFmt w:val="bullet"/>
      <w:lvlText w:val="•"/>
      <w:lvlJc w:val="left"/>
      <w:pPr>
        <w:tabs>
          <w:tab w:val="num" w:pos="720"/>
        </w:tabs>
        <w:ind w:left="720" w:hanging="360"/>
      </w:pPr>
      <w:rPr>
        <w:rFonts w:ascii="Arial" w:hAnsi="Arial" w:hint="default"/>
      </w:rPr>
    </w:lvl>
    <w:lvl w:ilvl="1" w:tplc="AE56A490" w:tentative="1">
      <w:start w:val="1"/>
      <w:numFmt w:val="bullet"/>
      <w:lvlText w:val="•"/>
      <w:lvlJc w:val="left"/>
      <w:pPr>
        <w:tabs>
          <w:tab w:val="num" w:pos="1440"/>
        </w:tabs>
        <w:ind w:left="1440" w:hanging="360"/>
      </w:pPr>
      <w:rPr>
        <w:rFonts w:ascii="Arial" w:hAnsi="Arial" w:hint="default"/>
      </w:rPr>
    </w:lvl>
    <w:lvl w:ilvl="2" w:tplc="ABA8F2C4" w:tentative="1">
      <w:start w:val="1"/>
      <w:numFmt w:val="bullet"/>
      <w:lvlText w:val="•"/>
      <w:lvlJc w:val="left"/>
      <w:pPr>
        <w:tabs>
          <w:tab w:val="num" w:pos="2160"/>
        </w:tabs>
        <w:ind w:left="2160" w:hanging="360"/>
      </w:pPr>
      <w:rPr>
        <w:rFonts w:ascii="Arial" w:hAnsi="Arial" w:hint="default"/>
      </w:rPr>
    </w:lvl>
    <w:lvl w:ilvl="3" w:tplc="F550BCFE" w:tentative="1">
      <w:start w:val="1"/>
      <w:numFmt w:val="bullet"/>
      <w:lvlText w:val="•"/>
      <w:lvlJc w:val="left"/>
      <w:pPr>
        <w:tabs>
          <w:tab w:val="num" w:pos="2880"/>
        </w:tabs>
        <w:ind w:left="2880" w:hanging="360"/>
      </w:pPr>
      <w:rPr>
        <w:rFonts w:ascii="Arial" w:hAnsi="Arial" w:hint="default"/>
      </w:rPr>
    </w:lvl>
    <w:lvl w:ilvl="4" w:tplc="0588B0AA" w:tentative="1">
      <w:start w:val="1"/>
      <w:numFmt w:val="bullet"/>
      <w:lvlText w:val="•"/>
      <w:lvlJc w:val="left"/>
      <w:pPr>
        <w:tabs>
          <w:tab w:val="num" w:pos="3600"/>
        </w:tabs>
        <w:ind w:left="3600" w:hanging="360"/>
      </w:pPr>
      <w:rPr>
        <w:rFonts w:ascii="Arial" w:hAnsi="Arial" w:hint="default"/>
      </w:rPr>
    </w:lvl>
    <w:lvl w:ilvl="5" w:tplc="0506FA44" w:tentative="1">
      <w:start w:val="1"/>
      <w:numFmt w:val="bullet"/>
      <w:lvlText w:val="•"/>
      <w:lvlJc w:val="left"/>
      <w:pPr>
        <w:tabs>
          <w:tab w:val="num" w:pos="4320"/>
        </w:tabs>
        <w:ind w:left="4320" w:hanging="360"/>
      </w:pPr>
      <w:rPr>
        <w:rFonts w:ascii="Arial" w:hAnsi="Arial" w:hint="default"/>
      </w:rPr>
    </w:lvl>
    <w:lvl w:ilvl="6" w:tplc="BED6C06A" w:tentative="1">
      <w:start w:val="1"/>
      <w:numFmt w:val="bullet"/>
      <w:lvlText w:val="•"/>
      <w:lvlJc w:val="left"/>
      <w:pPr>
        <w:tabs>
          <w:tab w:val="num" w:pos="5040"/>
        </w:tabs>
        <w:ind w:left="5040" w:hanging="360"/>
      </w:pPr>
      <w:rPr>
        <w:rFonts w:ascii="Arial" w:hAnsi="Arial" w:hint="default"/>
      </w:rPr>
    </w:lvl>
    <w:lvl w:ilvl="7" w:tplc="2B1410B0" w:tentative="1">
      <w:start w:val="1"/>
      <w:numFmt w:val="bullet"/>
      <w:lvlText w:val="•"/>
      <w:lvlJc w:val="left"/>
      <w:pPr>
        <w:tabs>
          <w:tab w:val="num" w:pos="5760"/>
        </w:tabs>
        <w:ind w:left="5760" w:hanging="360"/>
      </w:pPr>
      <w:rPr>
        <w:rFonts w:ascii="Arial" w:hAnsi="Arial" w:hint="default"/>
      </w:rPr>
    </w:lvl>
    <w:lvl w:ilvl="8" w:tplc="B49E8F40" w:tentative="1">
      <w:start w:val="1"/>
      <w:numFmt w:val="bullet"/>
      <w:lvlText w:val="•"/>
      <w:lvlJc w:val="left"/>
      <w:pPr>
        <w:tabs>
          <w:tab w:val="num" w:pos="6480"/>
        </w:tabs>
        <w:ind w:left="6480" w:hanging="360"/>
      </w:pPr>
      <w:rPr>
        <w:rFonts w:ascii="Arial" w:hAnsi="Arial" w:hint="default"/>
      </w:rPr>
    </w:lvl>
  </w:abstractNum>
  <w:abstractNum w:abstractNumId="6">
    <w:nsid w:val="1BE67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4F5827"/>
    <w:multiLevelType w:val="hybridMultilevel"/>
    <w:tmpl w:val="8F729E14"/>
    <w:lvl w:ilvl="0" w:tplc="8404217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F26897"/>
    <w:multiLevelType w:val="hybridMultilevel"/>
    <w:tmpl w:val="64D0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73865"/>
    <w:multiLevelType w:val="hybridMultilevel"/>
    <w:tmpl w:val="744856E2"/>
    <w:lvl w:ilvl="0" w:tplc="97369AB2">
      <w:start w:val="1"/>
      <w:numFmt w:val="bullet"/>
      <w:lvlText w:val="•"/>
      <w:lvlJc w:val="left"/>
      <w:pPr>
        <w:tabs>
          <w:tab w:val="num" w:pos="720"/>
        </w:tabs>
        <w:ind w:left="720" w:hanging="360"/>
      </w:pPr>
      <w:rPr>
        <w:rFonts w:ascii="Arial" w:hAnsi="Arial" w:hint="default"/>
      </w:rPr>
    </w:lvl>
    <w:lvl w:ilvl="1" w:tplc="3AF89058" w:tentative="1">
      <w:start w:val="1"/>
      <w:numFmt w:val="bullet"/>
      <w:lvlText w:val="•"/>
      <w:lvlJc w:val="left"/>
      <w:pPr>
        <w:tabs>
          <w:tab w:val="num" w:pos="1440"/>
        </w:tabs>
        <w:ind w:left="1440" w:hanging="360"/>
      </w:pPr>
      <w:rPr>
        <w:rFonts w:ascii="Arial" w:hAnsi="Arial" w:hint="default"/>
      </w:rPr>
    </w:lvl>
    <w:lvl w:ilvl="2" w:tplc="1332B084" w:tentative="1">
      <w:start w:val="1"/>
      <w:numFmt w:val="bullet"/>
      <w:lvlText w:val="•"/>
      <w:lvlJc w:val="left"/>
      <w:pPr>
        <w:tabs>
          <w:tab w:val="num" w:pos="2160"/>
        </w:tabs>
        <w:ind w:left="2160" w:hanging="360"/>
      </w:pPr>
      <w:rPr>
        <w:rFonts w:ascii="Arial" w:hAnsi="Arial" w:hint="default"/>
      </w:rPr>
    </w:lvl>
    <w:lvl w:ilvl="3" w:tplc="292CE8D6" w:tentative="1">
      <w:start w:val="1"/>
      <w:numFmt w:val="bullet"/>
      <w:lvlText w:val="•"/>
      <w:lvlJc w:val="left"/>
      <w:pPr>
        <w:tabs>
          <w:tab w:val="num" w:pos="2880"/>
        </w:tabs>
        <w:ind w:left="2880" w:hanging="360"/>
      </w:pPr>
      <w:rPr>
        <w:rFonts w:ascii="Arial" w:hAnsi="Arial" w:hint="default"/>
      </w:rPr>
    </w:lvl>
    <w:lvl w:ilvl="4" w:tplc="E02A6DFE" w:tentative="1">
      <w:start w:val="1"/>
      <w:numFmt w:val="bullet"/>
      <w:lvlText w:val="•"/>
      <w:lvlJc w:val="left"/>
      <w:pPr>
        <w:tabs>
          <w:tab w:val="num" w:pos="3600"/>
        </w:tabs>
        <w:ind w:left="3600" w:hanging="360"/>
      </w:pPr>
      <w:rPr>
        <w:rFonts w:ascii="Arial" w:hAnsi="Arial" w:hint="default"/>
      </w:rPr>
    </w:lvl>
    <w:lvl w:ilvl="5" w:tplc="0518CF9A" w:tentative="1">
      <w:start w:val="1"/>
      <w:numFmt w:val="bullet"/>
      <w:lvlText w:val="•"/>
      <w:lvlJc w:val="left"/>
      <w:pPr>
        <w:tabs>
          <w:tab w:val="num" w:pos="4320"/>
        </w:tabs>
        <w:ind w:left="4320" w:hanging="360"/>
      </w:pPr>
      <w:rPr>
        <w:rFonts w:ascii="Arial" w:hAnsi="Arial" w:hint="default"/>
      </w:rPr>
    </w:lvl>
    <w:lvl w:ilvl="6" w:tplc="EAF0A860" w:tentative="1">
      <w:start w:val="1"/>
      <w:numFmt w:val="bullet"/>
      <w:lvlText w:val="•"/>
      <w:lvlJc w:val="left"/>
      <w:pPr>
        <w:tabs>
          <w:tab w:val="num" w:pos="5040"/>
        </w:tabs>
        <w:ind w:left="5040" w:hanging="360"/>
      </w:pPr>
      <w:rPr>
        <w:rFonts w:ascii="Arial" w:hAnsi="Arial" w:hint="default"/>
      </w:rPr>
    </w:lvl>
    <w:lvl w:ilvl="7" w:tplc="E462FE62" w:tentative="1">
      <w:start w:val="1"/>
      <w:numFmt w:val="bullet"/>
      <w:lvlText w:val="•"/>
      <w:lvlJc w:val="left"/>
      <w:pPr>
        <w:tabs>
          <w:tab w:val="num" w:pos="5760"/>
        </w:tabs>
        <w:ind w:left="5760" w:hanging="360"/>
      </w:pPr>
      <w:rPr>
        <w:rFonts w:ascii="Arial" w:hAnsi="Arial" w:hint="default"/>
      </w:rPr>
    </w:lvl>
    <w:lvl w:ilvl="8" w:tplc="AC98F524" w:tentative="1">
      <w:start w:val="1"/>
      <w:numFmt w:val="bullet"/>
      <w:lvlText w:val="•"/>
      <w:lvlJc w:val="left"/>
      <w:pPr>
        <w:tabs>
          <w:tab w:val="num" w:pos="6480"/>
        </w:tabs>
        <w:ind w:left="6480" w:hanging="360"/>
      </w:pPr>
      <w:rPr>
        <w:rFonts w:ascii="Arial" w:hAnsi="Arial" w:hint="default"/>
      </w:rPr>
    </w:lvl>
  </w:abstractNum>
  <w:abstractNum w:abstractNumId="10">
    <w:nsid w:val="39B101AE"/>
    <w:multiLevelType w:val="hybridMultilevel"/>
    <w:tmpl w:val="27C87556"/>
    <w:lvl w:ilvl="0" w:tplc="FBAC950C">
      <w:start w:val="1"/>
      <w:numFmt w:val="bullet"/>
      <w:lvlText w:val="•"/>
      <w:lvlJc w:val="left"/>
      <w:pPr>
        <w:tabs>
          <w:tab w:val="num" w:pos="720"/>
        </w:tabs>
        <w:ind w:left="720" w:hanging="360"/>
      </w:pPr>
      <w:rPr>
        <w:rFonts w:ascii="Arial" w:hAnsi="Arial" w:hint="default"/>
      </w:rPr>
    </w:lvl>
    <w:lvl w:ilvl="1" w:tplc="7CE4B13E" w:tentative="1">
      <w:start w:val="1"/>
      <w:numFmt w:val="bullet"/>
      <w:lvlText w:val="•"/>
      <w:lvlJc w:val="left"/>
      <w:pPr>
        <w:tabs>
          <w:tab w:val="num" w:pos="1440"/>
        </w:tabs>
        <w:ind w:left="1440" w:hanging="360"/>
      </w:pPr>
      <w:rPr>
        <w:rFonts w:ascii="Arial" w:hAnsi="Arial" w:hint="default"/>
      </w:rPr>
    </w:lvl>
    <w:lvl w:ilvl="2" w:tplc="48F6571C" w:tentative="1">
      <w:start w:val="1"/>
      <w:numFmt w:val="bullet"/>
      <w:lvlText w:val="•"/>
      <w:lvlJc w:val="left"/>
      <w:pPr>
        <w:tabs>
          <w:tab w:val="num" w:pos="2160"/>
        </w:tabs>
        <w:ind w:left="2160" w:hanging="360"/>
      </w:pPr>
      <w:rPr>
        <w:rFonts w:ascii="Arial" w:hAnsi="Arial" w:hint="default"/>
      </w:rPr>
    </w:lvl>
    <w:lvl w:ilvl="3" w:tplc="26061AF8" w:tentative="1">
      <w:start w:val="1"/>
      <w:numFmt w:val="bullet"/>
      <w:lvlText w:val="•"/>
      <w:lvlJc w:val="left"/>
      <w:pPr>
        <w:tabs>
          <w:tab w:val="num" w:pos="2880"/>
        </w:tabs>
        <w:ind w:left="2880" w:hanging="360"/>
      </w:pPr>
      <w:rPr>
        <w:rFonts w:ascii="Arial" w:hAnsi="Arial" w:hint="default"/>
      </w:rPr>
    </w:lvl>
    <w:lvl w:ilvl="4" w:tplc="0ED45B9C" w:tentative="1">
      <w:start w:val="1"/>
      <w:numFmt w:val="bullet"/>
      <w:lvlText w:val="•"/>
      <w:lvlJc w:val="left"/>
      <w:pPr>
        <w:tabs>
          <w:tab w:val="num" w:pos="3600"/>
        </w:tabs>
        <w:ind w:left="3600" w:hanging="360"/>
      </w:pPr>
      <w:rPr>
        <w:rFonts w:ascii="Arial" w:hAnsi="Arial" w:hint="default"/>
      </w:rPr>
    </w:lvl>
    <w:lvl w:ilvl="5" w:tplc="DE564D44" w:tentative="1">
      <w:start w:val="1"/>
      <w:numFmt w:val="bullet"/>
      <w:lvlText w:val="•"/>
      <w:lvlJc w:val="left"/>
      <w:pPr>
        <w:tabs>
          <w:tab w:val="num" w:pos="4320"/>
        </w:tabs>
        <w:ind w:left="4320" w:hanging="360"/>
      </w:pPr>
      <w:rPr>
        <w:rFonts w:ascii="Arial" w:hAnsi="Arial" w:hint="default"/>
      </w:rPr>
    </w:lvl>
    <w:lvl w:ilvl="6" w:tplc="BCF0FCA6" w:tentative="1">
      <w:start w:val="1"/>
      <w:numFmt w:val="bullet"/>
      <w:lvlText w:val="•"/>
      <w:lvlJc w:val="left"/>
      <w:pPr>
        <w:tabs>
          <w:tab w:val="num" w:pos="5040"/>
        </w:tabs>
        <w:ind w:left="5040" w:hanging="360"/>
      </w:pPr>
      <w:rPr>
        <w:rFonts w:ascii="Arial" w:hAnsi="Arial" w:hint="default"/>
      </w:rPr>
    </w:lvl>
    <w:lvl w:ilvl="7" w:tplc="1AAC79E0" w:tentative="1">
      <w:start w:val="1"/>
      <w:numFmt w:val="bullet"/>
      <w:lvlText w:val="•"/>
      <w:lvlJc w:val="left"/>
      <w:pPr>
        <w:tabs>
          <w:tab w:val="num" w:pos="5760"/>
        </w:tabs>
        <w:ind w:left="5760" w:hanging="360"/>
      </w:pPr>
      <w:rPr>
        <w:rFonts w:ascii="Arial" w:hAnsi="Arial" w:hint="default"/>
      </w:rPr>
    </w:lvl>
    <w:lvl w:ilvl="8" w:tplc="ED5C7492" w:tentative="1">
      <w:start w:val="1"/>
      <w:numFmt w:val="bullet"/>
      <w:lvlText w:val="•"/>
      <w:lvlJc w:val="left"/>
      <w:pPr>
        <w:tabs>
          <w:tab w:val="num" w:pos="6480"/>
        </w:tabs>
        <w:ind w:left="6480" w:hanging="360"/>
      </w:pPr>
      <w:rPr>
        <w:rFonts w:ascii="Arial" w:hAnsi="Arial" w:hint="default"/>
      </w:rPr>
    </w:lvl>
  </w:abstractNum>
  <w:abstractNum w:abstractNumId="11">
    <w:nsid w:val="451459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8CF5F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D26333"/>
    <w:multiLevelType w:val="hybridMultilevel"/>
    <w:tmpl w:val="EAD481CC"/>
    <w:lvl w:ilvl="0" w:tplc="E9AC0110">
      <w:start w:val="1"/>
      <w:numFmt w:val="bullet"/>
      <w:lvlText w:val="•"/>
      <w:lvlJc w:val="left"/>
      <w:pPr>
        <w:tabs>
          <w:tab w:val="num" w:pos="720"/>
        </w:tabs>
        <w:ind w:left="720" w:hanging="360"/>
      </w:pPr>
      <w:rPr>
        <w:rFonts w:ascii="Arial" w:hAnsi="Arial" w:hint="default"/>
      </w:rPr>
    </w:lvl>
    <w:lvl w:ilvl="1" w:tplc="37AC2C50" w:tentative="1">
      <w:start w:val="1"/>
      <w:numFmt w:val="bullet"/>
      <w:lvlText w:val="•"/>
      <w:lvlJc w:val="left"/>
      <w:pPr>
        <w:tabs>
          <w:tab w:val="num" w:pos="1440"/>
        </w:tabs>
        <w:ind w:left="1440" w:hanging="360"/>
      </w:pPr>
      <w:rPr>
        <w:rFonts w:ascii="Arial" w:hAnsi="Arial" w:hint="default"/>
      </w:rPr>
    </w:lvl>
    <w:lvl w:ilvl="2" w:tplc="5602F3F4" w:tentative="1">
      <w:start w:val="1"/>
      <w:numFmt w:val="bullet"/>
      <w:lvlText w:val="•"/>
      <w:lvlJc w:val="left"/>
      <w:pPr>
        <w:tabs>
          <w:tab w:val="num" w:pos="2160"/>
        </w:tabs>
        <w:ind w:left="2160" w:hanging="360"/>
      </w:pPr>
      <w:rPr>
        <w:rFonts w:ascii="Arial" w:hAnsi="Arial" w:hint="default"/>
      </w:rPr>
    </w:lvl>
    <w:lvl w:ilvl="3" w:tplc="9DB230B4" w:tentative="1">
      <w:start w:val="1"/>
      <w:numFmt w:val="bullet"/>
      <w:lvlText w:val="•"/>
      <w:lvlJc w:val="left"/>
      <w:pPr>
        <w:tabs>
          <w:tab w:val="num" w:pos="2880"/>
        </w:tabs>
        <w:ind w:left="2880" w:hanging="360"/>
      </w:pPr>
      <w:rPr>
        <w:rFonts w:ascii="Arial" w:hAnsi="Arial" w:hint="default"/>
      </w:rPr>
    </w:lvl>
    <w:lvl w:ilvl="4" w:tplc="FA6A54D8" w:tentative="1">
      <w:start w:val="1"/>
      <w:numFmt w:val="bullet"/>
      <w:lvlText w:val="•"/>
      <w:lvlJc w:val="left"/>
      <w:pPr>
        <w:tabs>
          <w:tab w:val="num" w:pos="3600"/>
        </w:tabs>
        <w:ind w:left="3600" w:hanging="360"/>
      </w:pPr>
      <w:rPr>
        <w:rFonts w:ascii="Arial" w:hAnsi="Arial" w:hint="default"/>
      </w:rPr>
    </w:lvl>
    <w:lvl w:ilvl="5" w:tplc="4F62E8EC" w:tentative="1">
      <w:start w:val="1"/>
      <w:numFmt w:val="bullet"/>
      <w:lvlText w:val="•"/>
      <w:lvlJc w:val="left"/>
      <w:pPr>
        <w:tabs>
          <w:tab w:val="num" w:pos="4320"/>
        </w:tabs>
        <w:ind w:left="4320" w:hanging="360"/>
      </w:pPr>
      <w:rPr>
        <w:rFonts w:ascii="Arial" w:hAnsi="Arial" w:hint="default"/>
      </w:rPr>
    </w:lvl>
    <w:lvl w:ilvl="6" w:tplc="4D004F7E" w:tentative="1">
      <w:start w:val="1"/>
      <w:numFmt w:val="bullet"/>
      <w:lvlText w:val="•"/>
      <w:lvlJc w:val="left"/>
      <w:pPr>
        <w:tabs>
          <w:tab w:val="num" w:pos="5040"/>
        </w:tabs>
        <w:ind w:left="5040" w:hanging="360"/>
      </w:pPr>
      <w:rPr>
        <w:rFonts w:ascii="Arial" w:hAnsi="Arial" w:hint="default"/>
      </w:rPr>
    </w:lvl>
    <w:lvl w:ilvl="7" w:tplc="0B7E4B3E" w:tentative="1">
      <w:start w:val="1"/>
      <w:numFmt w:val="bullet"/>
      <w:lvlText w:val="•"/>
      <w:lvlJc w:val="left"/>
      <w:pPr>
        <w:tabs>
          <w:tab w:val="num" w:pos="5760"/>
        </w:tabs>
        <w:ind w:left="5760" w:hanging="360"/>
      </w:pPr>
      <w:rPr>
        <w:rFonts w:ascii="Arial" w:hAnsi="Arial" w:hint="default"/>
      </w:rPr>
    </w:lvl>
    <w:lvl w:ilvl="8" w:tplc="0108C972" w:tentative="1">
      <w:start w:val="1"/>
      <w:numFmt w:val="bullet"/>
      <w:lvlText w:val="•"/>
      <w:lvlJc w:val="left"/>
      <w:pPr>
        <w:tabs>
          <w:tab w:val="num" w:pos="6480"/>
        </w:tabs>
        <w:ind w:left="6480" w:hanging="360"/>
      </w:pPr>
      <w:rPr>
        <w:rFonts w:ascii="Arial" w:hAnsi="Arial" w:hint="default"/>
      </w:rPr>
    </w:lvl>
  </w:abstractNum>
  <w:abstractNum w:abstractNumId="14">
    <w:nsid w:val="4BD61D9A"/>
    <w:multiLevelType w:val="hybridMultilevel"/>
    <w:tmpl w:val="97644200"/>
    <w:lvl w:ilvl="0" w:tplc="55609AB8">
      <w:start w:val="1"/>
      <w:numFmt w:val="bullet"/>
      <w:lvlText w:val="•"/>
      <w:lvlJc w:val="left"/>
      <w:pPr>
        <w:tabs>
          <w:tab w:val="num" w:pos="720"/>
        </w:tabs>
        <w:ind w:left="720" w:hanging="360"/>
      </w:pPr>
      <w:rPr>
        <w:rFonts w:ascii="Arial" w:hAnsi="Arial" w:hint="default"/>
      </w:rPr>
    </w:lvl>
    <w:lvl w:ilvl="1" w:tplc="135E6176" w:tentative="1">
      <w:start w:val="1"/>
      <w:numFmt w:val="bullet"/>
      <w:lvlText w:val="•"/>
      <w:lvlJc w:val="left"/>
      <w:pPr>
        <w:tabs>
          <w:tab w:val="num" w:pos="1440"/>
        </w:tabs>
        <w:ind w:left="1440" w:hanging="360"/>
      </w:pPr>
      <w:rPr>
        <w:rFonts w:ascii="Arial" w:hAnsi="Arial" w:hint="default"/>
      </w:rPr>
    </w:lvl>
    <w:lvl w:ilvl="2" w:tplc="48F67C8C" w:tentative="1">
      <w:start w:val="1"/>
      <w:numFmt w:val="bullet"/>
      <w:lvlText w:val="•"/>
      <w:lvlJc w:val="left"/>
      <w:pPr>
        <w:tabs>
          <w:tab w:val="num" w:pos="2160"/>
        </w:tabs>
        <w:ind w:left="2160" w:hanging="360"/>
      </w:pPr>
      <w:rPr>
        <w:rFonts w:ascii="Arial" w:hAnsi="Arial" w:hint="default"/>
      </w:rPr>
    </w:lvl>
    <w:lvl w:ilvl="3" w:tplc="997E0270" w:tentative="1">
      <w:start w:val="1"/>
      <w:numFmt w:val="bullet"/>
      <w:lvlText w:val="•"/>
      <w:lvlJc w:val="left"/>
      <w:pPr>
        <w:tabs>
          <w:tab w:val="num" w:pos="2880"/>
        </w:tabs>
        <w:ind w:left="2880" w:hanging="360"/>
      </w:pPr>
      <w:rPr>
        <w:rFonts w:ascii="Arial" w:hAnsi="Arial" w:hint="default"/>
      </w:rPr>
    </w:lvl>
    <w:lvl w:ilvl="4" w:tplc="CBEEE8F0" w:tentative="1">
      <w:start w:val="1"/>
      <w:numFmt w:val="bullet"/>
      <w:lvlText w:val="•"/>
      <w:lvlJc w:val="left"/>
      <w:pPr>
        <w:tabs>
          <w:tab w:val="num" w:pos="3600"/>
        </w:tabs>
        <w:ind w:left="3600" w:hanging="360"/>
      </w:pPr>
      <w:rPr>
        <w:rFonts w:ascii="Arial" w:hAnsi="Arial" w:hint="default"/>
      </w:rPr>
    </w:lvl>
    <w:lvl w:ilvl="5" w:tplc="D6FE7A42" w:tentative="1">
      <w:start w:val="1"/>
      <w:numFmt w:val="bullet"/>
      <w:lvlText w:val="•"/>
      <w:lvlJc w:val="left"/>
      <w:pPr>
        <w:tabs>
          <w:tab w:val="num" w:pos="4320"/>
        </w:tabs>
        <w:ind w:left="4320" w:hanging="360"/>
      </w:pPr>
      <w:rPr>
        <w:rFonts w:ascii="Arial" w:hAnsi="Arial" w:hint="default"/>
      </w:rPr>
    </w:lvl>
    <w:lvl w:ilvl="6" w:tplc="CEF89D64" w:tentative="1">
      <w:start w:val="1"/>
      <w:numFmt w:val="bullet"/>
      <w:lvlText w:val="•"/>
      <w:lvlJc w:val="left"/>
      <w:pPr>
        <w:tabs>
          <w:tab w:val="num" w:pos="5040"/>
        </w:tabs>
        <w:ind w:left="5040" w:hanging="360"/>
      </w:pPr>
      <w:rPr>
        <w:rFonts w:ascii="Arial" w:hAnsi="Arial" w:hint="default"/>
      </w:rPr>
    </w:lvl>
    <w:lvl w:ilvl="7" w:tplc="6CBCC16C" w:tentative="1">
      <w:start w:val="1"/>
      <w:numFmt w:val="bullet"/>
      <w:lvlText w:val="•"/>
      <w:lvlJc w:val="left"/>
      <w:pPr>
        <w:tabs>
          <w:tab w:val="num" w:pos="5760"/>
        </w:tabs>
        <w:ind w:left="5760" w:hanging="360"/>
      </w:pPr>
      <w:rPr>
        <w:rFonts w:ascii="Arial" w:hAnsi="Arial" w:hint="default"/>
      </w:rPr>
    </w:lvl>
    <w:lvl w:ilvl="8" w:tplc="C12066B6" w:tentative="1">
      <w:start w:val="1"/>
      <w:numFmt w:val="bullet"/>
      <w:lvlText w:val="•"/>
      <w:lvlJc w:val="left"/>
      <w:pPr>
        <w:tabs>
          <w:tab w:val="num" w:pos="6480"/>
        </w:tabs>
        <w:ind w:left="6480" w:hanging="360"/>
      </w:pPr>
      <w:rPr>
        <w:rFonts w:ascii="Arial" w:hAnsi="Arial" w:hint="default"/>
      </w:rPr>
    </w:lvl>
  </w:abstractNum>
  <w:abstractNum w:abstractNumId="15">
    <w:nsid w:val="4D6E36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EDE7032"/>
    <w:multiLevelType w:val="multilevel"/>
    <w:tmpl w:val="FE16478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EF96E79"/>
    <w:multiLevelType w:val="multilevel"/>
    <w:tmpl w:val="A1E8F3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5C0328BE"/>
    <w:multiLevelType w:val="hybridMultilevel"/>
    <w:tmpl w:val="6BE4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494FA7"/>
    <w:multiLevelType w:val="hybridMultilevel"/>
    <w:tmpl w:val="2378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E31780"/>
    <w:multiLevelType w:val="multilevel"/>
    <w:tmpl w:val="A1E8F3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93A74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9B912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BA66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4"/>
  </w:num>
  <w:num w:numId="3">
    <w:abstractNumId w:val="7"/>
  </w:num>
  <w:num w:numId="4">
    <w:abstractNumId w:val="23"/>
  </w:num>
  <w:num w:numId="5">
    <w:abstractNumId w:val="6"/>
  </w:num>
  <w:num w:numId="6">
    <w:abstractNumId w:val="12"/>
  </w:num>
  <w:num w:numId="7">
    <w:abstractNumId w:val="22"/>
  </w:num>
  <w:num w:numId="8">
    <w:abstractNumId w:val="11"/>
  </w:num>
  <w:num w:numId="9">
    <w:abstractNumId w:val="15"/>
  </w:num>
  <w:num w:numId="10">
    <w:abstractNumId w:val="3"/>
  </w:num>
  <w:num w:numId="11">
    <w:abstractNumId w:val="21"/>
  </w:num>
  <w:num w:numId="12">
    <w:abstractNumId w:val="11"/>
  </w:num>
  <w:num w:numId="13">
    <w:abstractNumId w:val="10"/>
  </w:num>
  <w:num w:numId="14">
    <w:abstractNumId w:val="9"/>
  </w:num>
  <w:num w:numId="15">
    <w:abstractNumId w:val="14"/>
  </w:num>
  <w:num w:numId="16">
    <w:abstractNumId w:val="13"/>
  </w:num>
  <w:num w:numId="17">
    <w:abstractNumId w:val="2"/>
  </w:num>
  <w:num w:numId="18">
    <w:abstractNumId w:val="5"/>
  </w:num>
  <w:num w:numId="19">
    <w:abstractNumId w:val="0"/>
  </w:num>
  <w:num w:numId="20">
    <w:abstractNumId w:val="19"/>
  </w:num>
  <w:num w:numId="21">
    <w:abstractNumId w:val="11"/>
  </w:num>
  <w:num w:numId="22">
    <w:abstractNumId w:val="20"/>
  </w:num>
  <w:num w:numId="23">
    <w:abstractNumId w:val="17"/>
  </w:num>
  <w:num w:numId="24">
    <w:abstractNumId w:val="1"/>
  </w:num>
  <w:num w:numId="25">
    <w:abstractNumId w:val="18"/>
  </w:num>
  <w:num w:numId="26">
    <w:abstractNumId w:val="8"/>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doNotDisplayPageBoundaries/>
  <w:proofState w:spelling="clean" w:grammar="clean"/>
  <w:trackRevisions/>
  <w:defaultTabStop w:val="720"/>
  <w:drawingGridHorizontalSpacing w:val="110"/>
  <w:displayHorizontalDrawingGridEvery w:val="2"/>
  <w:characterSpacingControl w:val="doNotCompress"/>
  <w:hdrShapeDefaults>
    <o:shapedefaults v:ext="edit" spidmax="4346"/>
  </w:hdrShapeDefaults>
  <w:footnotePr>
    <w:footnote w:id="-1"/>
    <w:footnote w:id="0"/>
  </w:footnotePr>
  <w:endnotePr>
    <w:endnote w:id="-1"/>
    <w:endnote w:id="0"/>
  </w:endnotePr>
  <w:compat>
    <w:compatSetting w:name="compatibilityMode" w:uri="http://schemas.microsoft.com/office/word" w:val="12"/>
  </w:compat>
  <w:rsids>
    <w:rsidRoot w:val="00D23BF0"/>
    <w:rsid w:val="00003A77"/>
    <w:rsid w:val="00004BCC"/>
    <w:rsid w:val="0001104C"/>
    <w:rsid w:val="00023526"/>
    <w:rsid w:val="00023BB8"/>
    <w:rsid w:val="00024175"/>
    <w:rsid w:val="00026C81"/>
    <w:rsid w:val="00033C75"/>
    <w:rsid w:val="00036CD1"/>
    <w:rsid w:val="00046021"/>
    <w:rsid w:val="000501F4"/>
    <w:rsid w:val="00051961"/>
    <w:rsid w:val="00056A3C"/>
    <w:rsid w:val="00056E0C"/>
    <w:rsid w:val="00057C86"/>
    <w:rsid w:val="00070891"/>
    <w:rsid w:val="00071234"/>
    <w:rsid w:val="000759BD"/>
    <w:rsid w:val="00080469"/>
    <w:rsid w:val="00082570"/>
    <w:rsid w:val="00087A4D"/>
    <w:rsid w:val="00093ACA"/>
    <w:rsid w:val="00093F95"/>
    <w:rsid w:val="00095D96"/>
    <w:rsid w:val="00096BB6"/>
    <w:rsid w:val="000977F3"/>
    <w:rsid w:val="000A2797"/>
    <w:rsid w:val="000A5545"/>
    <w:rsid w:val="000A6C78"/>
    <w:rsid w:val="000B0BA7"/>
    <w:rsid w:val="000B0D6A"/>
    <w:rsid w:val="000B62A1"/>
    <w:rsid w:val="000C3459"/>
    <w:rsid w:val="000D0D16"/>
    <w:rsid w:val="000D6AB3"/>
    <w:rsid w:val="000E0CC1"/>
    <w:rsid w:val="000E1004"/>
    <w:rsid w:val="000E357B"/>
    <w:rsid w:val="000E3939"/>
    <w:rsid w:val="000E42F9"/>
    <w:rsid w:val="000E44A9"/>
    <w:rsid w:val="000E6E80"/>
    <w:rsid w:val="000F1252"/>
    <w:rsid w:val="000F1A06"/>
    <w:rsid w:val="000F4C23"/>
    <w:rsid w:val="000F690A"/>
    <w:rsid w:val="00100476"/>
    <w:rsid w:val="00100AE5"/>
    <w:rsid w:val="001069D7"/>
    <w:rsid w:val="00110308"/>
    <w:rsid w:val="00113AB0"/>
    <w:rsid w:val="00116A91"/>
    <w:rsid w:val="00120F26"/>
    <w:rsid w:val="00123DF7"/>
    <w:rsid w:val="00124344"/>
    <w:rsid w:val="00124622"/>
    <w:rsid w:val="00130F80"/>
    <w:rsid w:val="0013305E"/>
    <w:rsid w:val="0013521F"/>
    <w:rsid w:val="00136284"/>
    <w:rsid w:val="00136C44"/>
    <w:rsid w:val="001403D7"/>
    <w:rsid w:val="00146AF6"/>
    <w:rsid w:val="001472DB"/>
    <w:rsid w:val="0014798F"/>
    <w:rsid w:val="0015495B"/>
    <w:rsid w:val="00160ADB"/>
    <w:rsid w:val="001620CF"/>
    <w:rsid w:val="0016382F"/>
    <w:rsid w:val="00165CEE"/>
    <w:rsid w:val="0016683C"/>
    <w:rsid w:val="00176CE8"/>
    <w:rsid w:val="0018096A"/>
    <w:rsid w:val="00192DAC"/>
    <w:rsid w:val="0019387B"/>
    <w:rsid w:val="00197D26"/>
    <w:rsid w:val="001A01AF"/>
    <w:rsid w:val="001A0F64"/>
    <w:rsid w:val="001A5CF0"/>
    <w:rsid w:val="001A7BAB"/>
    <w:rsid w:val="001B3F6E"/>
    <w:rsid w:val="001B4482"/>
    <w:rsid w:val="001C54D2"/>
    <w:rsid w:val="001C6AD0"/>
    <w:rsid w:val="001D0007"/>
    <w:rsid w:val="001D249D"/>
    <w:rsid w:val="001D727F"/>
    <w:rsid w:val="001E02A1"/>
    <w:rsid w:val="001E5846"/>
    <w:rsid w:val="001E7E5C"/>
    <w:rsid w:val="001F248A"/>
    <w:rsid w:val="002008F9"/>
    <w:rsid w:val="00202341"/>
    <w:rsid w:val="00202B3D"/>
    <w:rsid w:val="0020319A"/>
    <w:rsid w:val="002125F1"/>
    <w:rsid w:val="00216BA9"/>
    <w:rsid w:val="002204D2"/>
    <w:rsid w:val="002233D9"/>
    <w:rsid w:val="00223799"/>
    <w:rsid w:val="002243EC"/>
    <w:rsid w:val="0023099B"/>
    <w:rsid w:val="00230B3C"/>
    <w:rsid w:val="00234D7E"/>
    <w:rsid w:val="00234FB5"/>
    <w:rsid w:val="00236B96"/>
    <w:rsid w:val="00241462"/>
    <w:rsid w:val="00241833"/>
    <w:rsid w:val="0024387B"/>
    <w:rsid w:val="00244441"/>
    <w:rsid w:val="00244B88"/>
    <w:rsid w:val="002467AD"/>
    <w:rsid w:val="002536C8"/>
    <w:rsid w:val="00267633"/>
    <w:rsid w:val="00276934"/>
    <w:rsid w:val="00280B9A"/>
    <w:rsid w:val="00282667"/>
    <w:rsid w:val="00282F39"/>
    <w:rsid w:val="00285B4D"/>
    <w:rsid w:val="0028634B"/>
    <w:rsid w:val="00292175"/>
    <w:rsid w:val="00293AAA"/>
    <w:rsid w:val="00297ED5"/>
    <w:rsid w:val="002A0827"/>
    <w:rsid w:val="002A126E"/>
    <w:rsid w:val="002A1392"/>
    <w:rsid w:val="002A1D0F"/>
    <w:rsid w:val="002A34AE"/>
    <w:rsid w:val="002A3A18"/>
    <w:rsid w:val="002A5D3A"/>
    <w:rsid w:val="002A6BA0"/>
    <w:rsid w:val="002A7179"/>
    <w:rsid w:val="002B1E58"/>
    <w:rsid w:val="002B22FB"/>
    <w:rsid w:val="002C1BA6"/>
    <w:rsid w:val="002C20A5"/>
    <w:rsid w:val="002D399B"/>
    <w:rsid w:val="002D43DA"/>
    <w:rsid w:val="002D543A"/>
    <w:rsid w:val="002D79BD"/>
    <w:rsid w:val="002E44D8"/>
    <w:rsid w:val="002E6F34"/>
    <w:rsid w:val="002E7CEB"/>
    <w:rsid w:val="002F006C"/>
    <w:rsid w:val="002F093F"/>
    <w:rsid w:val="002F2616"/>
    <w:rsid w:val="002F55B5"/>
    <w:rsid w:val="002F5B40"/>
    <w:rsid w:val="0030040F"/>
    <w:rsid w:val="00300410"/>
    <w:rsid w:val="00301721"/>
    <w:rsid w:val="00303D6C"/>
    <w:rsid w:val="00315A9E"/>
    <w:rsid w:val="0031632B"/>
    <w:rsid w:val="00321574"/>
    <w:rsid w:val="00321715"/>
    <w:rsid w:val="00321AEF"/>
    <w:rsid w:val="00325AF8"/>
    <w:rsid w:val="00351D13"/>
    <w:rsid w:val="00352234"/>
    <w:rsid w:val="00354F2B"/>
    <w:rsid w:val="00357657"/>
    <w:rsid w:val="00361C06"/>
    <w:rsid w:val="00364531"/>
    <w:rsid w:val="00365557"/>
    <w:rsid w:val="003759F6"/>
    <w:rsid w:val="0037704D"/>
    <w:rsid w:val="00380344"/>
    <w:rsid w:val="003824E2"/>
    <w:rsid w:val="00383401"/>
    <w:rsid w:val="0038445E"/>
    <w:rsid w:val="00390009"/>
    <w:rsid w:val="003910CC"/>
    <w:rsid w:val="003917E7"/>
    <w:rsid w:val="003935E4"/>
    <w:rsid w:val="00396FDC"/>
    <w:rsid w:val="003A0847"/>
    <w:rsid w:val="003A0A66"/>
    <w:rsid w:val="003A49B0"/>
    <w:rsid w:val="003A7972"/>
    <w:rsid w:val="003B3E3B"/>
    <w:rsid w:val="003B6C8B"/>
    <w:rsid w:val="003C07D9"/>
    <w:rsid w:val="003C3426"/>
    <w:rsid w:val="003C39FF"/>
    <w:rsid w:val="003C5F22"/>
    <w:rsid w:val="003D2D89"/>
    <w:rsid w:val="003D3514"/>
    <w:rsid w:val="003D5449"/>
    <w:rsid w:val="003E2EEE"/>
    <w:rsid w:val="003E4CF5"/>
    <w:rsid w:val="003F2BB2"/>
    <w:rsid w:val="003F3C3D"/>
    <w:rsid w:val="00403B79"/>
    <w:rsid w:val="00404D13"/>
    <w:rsid w:val="00410C5E"/>
    <w:rsid w:val="0042213C"/>
    <w:rsid w:val="00426ABD"/>
    <w:rsid w:val="00426C98"/>
    <w:rsid w:val="00431A26"/>
    <w:rsid w:val="0043428E"/>
    <w:rsid w:val="0043648F"/>
    <w:rsid w:val="00436A58"/>
    <w:rsid w:val="00436BD6"/>
    <w:rsid w:val="00442375"/>
    <w:rsid w:val="004436E0"/>
    <w:rsid w:val="00444CC5"/>
    <w:rsid w:val="0044763E"/>
    <w:rsid w:val="0046786E"/>
    <w:rsid w:val="00467888"/>
    <w:rsid w:val="00467DDD"/>
    <w:rsid w:val="0047237D"/>
    <w:rsid w:val="0047287A"/>
    <w:rsid w:val="004730B0"/>
    <w:rsid w:val="004809A4"/>
    <w:rsid w:val="00480B4B"/>
    <w:rsid w:val="00481432"/>
    <w:rsid w:val="00482055"/>
    <w:rsid w:val="00496148"/>
    <w:rsid w:val="004978EC"/>
    <w:rsid w:val="004A34E3"/>
    <w:rsid w:val="004A38D3"/>
    <w:rsid w:val="004A466A"/>
    <w:rsid w:val="004A5C03"/>
    <w:rsid w:val="004B3B8B"/>
    <w:rsid w:val="004B492C"/>
    <w:rsid w:val="004C01ED"/>
    <w:rsid w:val="004C13E9"/>
    <w:rsid w:val="004C19B9"/>
    <w:rsid w:val="004C2EFF"/>
    <w:rsid w:val="004C4057"/>
    <w:rsid w:val="004C6895"/>
    <w:rsid w:val="004D5E4B"/>
    <w:rsid w:val="004E0178"/>
    <w:rsid w:val="004E2C4F"/>
    <w:rsid w:val="004E3E4D"/>
    <w:rsid w:val="004E5C18"/>
    <w:rsid w:val="004E74F1"/>
    <w:rsid w:val="004F6A51"/>
    <w:rsid w:val="00512198"/>
    <w:rsid w:val="00515B6B"/>
    <w:rsid w:val="00524036"/>
    <w:rsid w:val="0052476E"/>
    <w:rsid w:val="00524F80"/>
    <w:rsid w:val="00534FB2"/>
    <w:rsid w:val="0053719E"/>
    <w:rsid w:val="00544B14"/>
    <w:rsid w:val="0054625E"/>
    <w:rsid w:val="005517C8"/>
    <w:rsid w:val="00555BC4"/>
    <w:rsid w:val="00562A39"/>
    <w:rsid w:val="00562CFF"/>
    <w:rsid w:val="005643B7"/>
    <w:rsid w:val="00574421"/>
    <w:rsid w:val="00577449"/>
    <w:rsid w:val="005A16BB"/>
    <w:rsid w:val="005A5661"/>
    <w:rsid w:val="005A7B88"/>
    <w:rsid w:val="005B4810"/>
    <w:rsid w:val="005C391F"/>
    <w:rsid w:val="005C43D3"/>
    <w:rsid w:val="005C58E8"/>
    <w:rsid w:val="005C6B92"/>
    <w:rsid w:val="005E34B7"/>
    <w:rsid w:val="005E4271"/>
    <w:rsid w:val="005E634C"/>
    <w:rsid w:val="005F3433"/>
    <w:rsid w:val="005F3889"/>
    <w:rsid w:val="005F4162"/>
    <w:rsid w:val="005F7617"/>
    <w:rsid w:val="00603EA7"/>
    <w:rsid w:val="00607507"/>
    <w:rsid w:val="00607A58"/>
    <w:rsid w:val="00620023"/>
    <w:rsid w:val="00620770"/>
    <w:rsid w:val="00622E8B"/>
    <w:rsid w:val="00623374"/>
    <w:rsid w:val="0062374D"/>
    <w:rsid w:val="006255B1"/>
    <w:rsid w:val="006256B6"/>
    <w:rsid w:val="006268C4"/>
    <w:rsid w:val="00626F61"/>
    <w:rsid w:val="0062732B"/>
    <w:rsid w:val="00641A16"/>
    <w:rsid w:val="0064249D"/>
    <w:rsid w:val="00645D2E"/>
    <w:rsid w:val="00647E78"/>
    <w:rsid w:val="006562A7"/>
    <w:rsid w:val="0066075E"/>
    <w:rsid w:val="00663E1E"/>
    <w:rsid w:val="00666C36"/>
    <w:rsid w:val="006675B0"/>
    <w:rsid w:val="00670104"/>
    <w:rsid w:val="00671428"/>
    <w:rsid w:val="00675797"/>
    <w:rsid w:val="006774EE"/>
    <w:rsid w:val="00681422"/>
    <w:rsid w:val="00682EE6"/>
    <w:rsid w:val="00685A24"/>
    <w:rsid w:val="006872F1"/>
    <w:rsid w:val="006938EB"/>
    <w:rsid w:val="00693BEC"/>
    <w:rsid w:val="006940E5"/>
    <w:rsid w:val="006944BD"/>
    <w:rsid w:val="00694874"/>
    <w:rsid w:val="0069585F"/>
    <w:rsid w:val="00695DCE"/>
    <w:rsid w:val="006A07B6"/>
    <w:rsid w:val="006A2C25"/>
    <w:rsid w:val="006A651D"/>
    <w:rsid w:val="006A689D"/>
    <w:rsid w:val="006B06C8"/>
    <w:rsid w:val="006B0AB8"/>
    <w:rsid w:val="006B5B45"/>
    <w:rsid w:val="006B6BBD"/>
    <w:rsid w:val="006B72BE"/>
    <w:rsid w:val="006C01F9"/>
    <w:rsid w:val="006C5888"/>
    <w:rsid w:val="006C7843"/>
    <w:rsid w:val="006D37AE"/>
    <w:rsid w:val="006D4ACC"/>
    <w:rsid w:val="006E0F97"/>
    <w:rsid w:val="006E11CA"/>
    <w:rsid w:val="006E7D75"/>
    <w:rsid w:val="006F3913"/>
    <w:rsid w:val="006F46CD"/>
    <w:rsid w:val="006F72FD"/>
    <w:rsid w:val="006F739C"/>
    <w:rsid w:val="0070026B"/>
    <w:rsid w:val="00700EB2"/>
    <w:rsid w:val="00707A2C"/>
    <w:rsid w:val="007121CD"/>
    <w:rsid w:val="007128DA"/>
    <w:rsid w:val="00712AFE"/>
    <w:rsid w:val="007139D6"/>
    <w:rsid w:val="00714A5A"/>
    <w:rsid w:val="00716B84"/>
    <w:rsid w:val="00732A67"/>
    <w:rsid w:val="00734205"/>
    <w:rsid w:val="0073554C"/>
    <w:rsid w:val="007359D5"/>
    <w:rsid w:val="00735AFE"/>
    <w:rsid w:val="00735B39"/>
    <w:rsid w:val="00736662"/>
    <w:rsid w:val="0073779F"/>
    <w:rsid w:val="0073780B"/>
    <w:rsid w:val="00740E90"/>
    <w:rsid w:val="0074540D"/>
    <w:rsid w:val="00746004"/>
    <w:rsid w:val="00751A49"/>
    <w:rsid w:val="00752B82"/>
    <w:rsid w:val="00754EDC"/>
    <w:rsid w:val="00755CB5"/>
    <w:rsid w:val="00757CBD"/>
    <w:rsid w:val="00764E59"/>
    <w:rsid w:val="00766E84"/>
    <w:rsid w:val="007673E1"/>
    <w:rsid w:val="0077032E"/>
    <w:rsid w:val="007711FD"/>
    <w:rsid w:val="007810C4"/>
    <w:rsid w:val="00782193"/>
    <w:rsid w:val="007832BA"/>
    <w:rsid w:val="00783E96"/>
    <w:rsid w:val="007944CA"/>
    <w:rsid w:val="007949E5"/>
    <w:rsid w:val="0079743D"/>
    <w:rsid w:val="007A7022"/>
    <w:rsid w:val="007A7B67"/>
    <w:rsid w:val="007B0CCD"/>
    <w:rsid w:val="007B1934"/>
    <w:rsid w:val="007B73CB"/>
    <w:rsid w:val="007C7EBA"/>
    <w:rsid w:val="007D23F7"/>
    <w:rsid w:val="007D53C5"/>
    <w:rsid w:val="007D5ABC"/>
    <w:rsid w:val="007E7DE9"/>
    <w:rsid w:val="007F0A2C"/>
    <w:rsid w:val="007F0C0B"/>
    <w:rsid w:val="007F2B26"/>
    <w:rsid w:val="007F372F"/>
    <w:rsid w:val="007F6B94"/>
    <w:rsid w:val="00802EC0"/>
    <w:rsid w:val="00804477"/>
    <w:rsid w:val="0080589D"/>
    <w:rsid w:val="00811A50"/>
    <w:rsid w:val="00813F24"/>
    <w:rsid w:val="00814327"/>
    <w:rsid w:val="00814EEF"/>
    <w:rsid w:val="008213AF"/>
    <w:rsid w:val="00827A88"/>
    <w:rsid w:val="00833676"/>
    <w:rsid w:val="008347BC"/>
    <w:rsid w:val="00837642"/>
    <w:rsid w:val="00837C8A"/>
    <w:rsid w:val="008416EB"/>
    <w:rsid w:val="00857F57"/>
    <w:rsid w:val="00862B44"/>
    <w:rsid w:val="00863D61"/>
    <w:rsid w:val="00865A82"/>
    <w:rsid w:val="008663ED"/>
    <w:rsid w:val="00866F8A"/>
    <w:rsid w:val="00867FE4"/>
    <w:rsid w:val="008714F9"/>
    <w:rsid w:val="008731B5"/>
    <w:rsid w:val="00873770"/>
    <w:rsid w:val="00873B6A"/>
    <w:rsid w:val="008741A8"/>
    <w:rsid w:val="00874F40"/>
    <w:rsid w:val="00876F49"/>
    <w:rsid w:val="0088234A"/>
    <w:rsid w:val="00883325"/>
    <w:rsid w:val="0088423F"/>
    <w:rsid w:val="00887746"/>
    <w:rsid w:val="00891770"/>
    <w:rsid w:val="008A275A"/>
    <w:rsid w:val="008B0F17"/>
    <w:rsid w:val="008B1B6A"/>
    <w:rsid w:val="008B1D9D"/>
    <w:rsid w:val="008B348B"/>
    <w:rsid w:val="008B561A"/>
    <w:rsid w:val="008B783C"/>
    <w:rsid w:val="008C4157"/>
    <w:rsid w:val="008C728A"/>
    <w:rsid w:val="008D0169"/>
    <w:rsid w:val="008D0B98"/>
    <w:rsid w:val="008D0F1B"/>
    <w:rsid w:val="008D1108"/>
    <w:rsid w:val="008E1582"/>
    <w:rsid w:val="008E196D"/>
    <w:rsid w:val="008E2677"/>
    <w:rsid w:val="008E3C1B"/>
    <w:rsid w:val="008F79C7"/>
    <w:rsid w:val="009117B5"/>
    <w:rsid w:val="00912B16"/>
    <w:rsid w:val="00912F58"/>
    <w:rsid w:val="00914A06"/>
    <w:rsid w:val="00920BBC"/>
    <w:rsid w:val="0092166F"/>
    <w:rsid w:val="0092259A"/>
    <w:rsid w:val="00925A91"/>
    <w:rsid w:val="00927526"/>
    <w:rsid w:val="0093051F"/>
    <w:rsid w:val="009346B1"/>
    <w:rsid w:val="00935B1E"/>
    <w:rsid w:val="00935B69"/>
    <w:rsid w:val="00937A4E"/>
    <w:rsid w:val="0094074C"/>
    <w:rsid w:val="00945087"/>
    <w:rsid w:val="009468D5"/>
    <w:rsid w:val="0094749A"/>
    <w:rsid w:val="00947C17"/>
    <w:rsid w:val="00955DB3"/>
    <w:rsid w:val="00963088"/>
    <w:rsid w:val="00964D4E"/>
    <w:rsid w:val="009650CA"/>
    <w:rsid w:val="00965274"/>
    <w:rsid w:val="00965F12"/>
    <w:rsid w:val="00970F4C"/>
    <w:rsid w:val="00971CF9"/>
    <w:rsid w:val="00971DC5"/>
    <w:rsid w:val="009775FE"/>
    <w:rsid w:val="00980940"/>
    <w:rsid w:val="00981308"/>
    <w:rsid w:val="0099307E"/>
    <w:rsid w:val="00994784"/>
    <w:rsid w:val="009A0CAB"/>
    <w:rsid w:val="009A108D"/>
    <w:rsid w:val="009A3E85"/>
    <w:rsid w:val="009A5BB6"/>
    <w:rsid w:val="009B02A4"/>
    <w:rsid w:val="009B02E7"/>
    <w:rsid w:val="009B36D8"/>
    <w:rsid w:val="009C1003"/>
    <w:rsid w:val="009C3B77"/>
    <w:rsid w:val="009C7671"/>
    <w:rsid w:val="009C7701"/>
    <w:rsid w:val="009D05E0"/>
    <w:rsid w:val="009D3D2D"/>
    <w:rsid w:val="009D52DC"/>
    <w:rsid w:val="009D6882"/>
    <w:rsid w:val="009E4F99"/>
    <w:rsid w:val="009E713F"/>
    <w:rsid w:val="009F176E"/>
    <w:rsid w:val="009F1F56"/>
    <w:rsid w:val="009F3D6A"/>
    <w:rsid w:val="009F494D"/>
    <w:rsid w:val="009F6F79"/>
    <w:rsid w:val="009F7FB4"/>
    <w:rsid w:val="00A007B9"/>
    <w:rsid w:val="00A0172E"/>
    <w:rsid w:val="00A018B0"/>
    <w:rsid w:val="00A01BCB"/>
    <w:rsid w:val="00A0239D"/>
    <w:rsid w:val="00A0673C"/>
    <w:rsid w:val="00A1462D"/>
    <w:rsid w:val="00A20DAC"/>
    <w:rsid w:val="00A21230"/>
    <w:rsid w:val="00A21991"/>
    <w:rsid w:val="00A2396B"/>
    <w:rsid w:val="00A23E44"/>
    <w:rsid w:val="00A3785B"/>
    <w:rsid w:val="00A40AC9"/>
    <w:rsid w:val="00A45EA0"/>
    <w:rsid w:val="00A4613E"/>
    <w:rsid w:val="00A471CB"/>
    <w:rsid w:val="00A47B00"/>
    <w:rsid w:val="00A54758"/>
    <w:rsid w:val="00A56DF5"/>
    <w:rsid w:val="00A61487"/>
    <w:rsid w:val="00A63399"/>
    <w:rsid w:val="00A64C0E"/>
    <w:rsid w:val="00A7077F"/>
    <w:rsid w:val="00A732F0"/>
    <w:rsid w:val="00A74098"/>
    <w:rsid w:val="00A75738"/>
    <w:rsid w:val="00A807C7"/>
    <w:rsid w:val="00A91B22"/>
    <w:rsid w:val="00AA331D"/>
    <w:rsid w:val="00AA4C91"/>
    <w:rsid w:val="00AA7537"/>
    <w:rsid w:val="00AB5D79"/>
    <w:rsid w:val="00AC055C"/>
    <w:rsid w:val="00AC160E"/>
    <w:rsid w:val="00AC351A"/>
    <w:rsid w:val="00AC3533"/>
    <w:rsid w:val="00AC522C"/>
    <w:rsid w:val="00AC71DF"/>
    <w:rsid w:val="00AC76E7"/>
    <w:rsid w:val="00AD1069"/>
    <w:rsid w:val="00AD1F2C"/>
    <w:rsid w:val="00AE4E9E"/>
    <w:rsid w:val="00AE6A43"/>
    <w:rsid w:val="00AE6AEC"/>
    <w:rsid w:val="00AF6C28"/>
    <w:rsid w:val="00B00BFF"/>
    <w:rsid w:val="00B059CF"/>
    <w:rsid w:val="00B07362"/>
    <w:rsid w:val="00B07EBF"/>
    <w:rsid w:val="00B14012"/>
    <w:rsid w:val="00B237BF"/>
    <w:rsid w:val="00B241A1"/>
    <w:rsid w:val="00B25263"/>
    <w:rsid w:val="00B26971"/>
    <w:rsid w:val="00B3101A"/>
    <w:rsid w:val="00B313DF"/>
    <w:rsid w:val="00B33D1D"/>
    <w:rsid w:val="00B373E7"/>
    <w:rsid w:val="00B45950"/>
    <w:rsid w:val="00B46694"/>
    <w:rsid w:val="00B51FCD"/>
    <w:rsid w:val="00B5241F"/>
    <w:rsid w:val="00B557C4"/>
    <w:rsid w:val="00B61DA5"/>
    <w:rsid w:val="00B6309E"/>
    <w:rsid w:val="00B645EF"/>
    <w:rsid w:val="00B6679D"/>
    <w:rsid w:val="00B6719C"/>
    <w:rsid w:val="00B730CB"/>
    <w:rsid w:val="00B759B8"/>
    <w:rsid w:val="00B85BC7"/>
    <w:rsid w:val="00B875C5"/>
    <w:rsid w:val="00B90392"/>
    <w:rsid w:val="00BA095F"/>
    <w:rsid w:val="00BA1A93"/>
    <w:rsid w:val="00BA343D"/>
    <w:rsid w:val="00BB16AB"/>
    <w:rsid w:val="00BB17F2"/>
    <w:rsid w:val="00BB2AB4"/>
    <w:rsid w:val="00BB3C4B"/>
    <w:rsid w:val="00BB40E9"/>
    <w:rsid w:val="00BB6127"/>
    <w:rsid w:val="00BB6520"/>
    <w:rsid w:val="00BC228A"/>
    <w:rsid w:val="00BC27E1"/>
    <w:rsid w:val="00BC4DF0"/>
    <w:rsid w:val="00BC786A"/>
    <w:rsid w:val="00BC794D"/>
    <w:rsid w:val="00BD3994"/>
    <w:rsid w:val="00BD6694"/>
    <w:rsid w:val="00BD7C81"/>
    <w:rsid w:val="00BE071A"/>
    <w:rsid w:val="00BE2682"/>
    <w:rsid w:val="00BE3AAD"/>
    <w:rsid w:val="00BE4D51"/>
    <w:rsid w:val="00BE5C8C"/>
    <w:rsid w:val="00BF0828"/>
    <w:rsid w:val="00BF105C"/>
    <w:rsid w:val="00BF1D2C"/>
    <w:rsid w:val="00BF1EC6"/>
    <w:rsid w:val="00BF60E5"/>
    <w:rsid w:val="00BF7C39"/>
    <w:rsid w:val="00C04002"/>
    <w:rsid w:val="00C0400B"/>
    <w:rsid w:val="00C066AF"/>
    <w:rsid w:val="00C07F54"/>
    <w:rsid w:val="00C11EFB"/>
    <w:rsid w:val="00C13ADF"/>
    <w:rsid w:val="00C16686"/>
    <w:rsid w:val="00C20520"/>
    <w:rsid w:val="00C21DC6"/>
    <w:rsid w:val="00C223A2"/>
    <w:rsid w:val="00C31038"/>
    <w:rsid w:val="00C3265D"/>
    <w:rsid w:val="00C351F7"/>
    <w:rsid w:val="00C41ACD"/>
    <w:rsid w:val="00C42ED7"/>
    <w:rsid w:val="00C43D87"/>
    <w:rsid w:val="00C449F6"/>
    <w:rsid w:val="00C45D85"/>
    <w:rsid w:val="00C57FA0"/>
    <w:rsid w:val="00C615DE"/>
    <w:rsid w:val="00C63BC3"/>
    <w:rsid w:val="00C64242"/>
    <w:rsid w:val="00C664C3"/>
    <w:rsid w:val="00C71A16"/>
    <w:rsid w:val="00C90BDB"/>
    <w:rsid w:val="00C91289"/>
    <w:rsid w:val="00C92601"/>
    <w:rsid w:val="00C9285E"/>
    <w:rsid w:val="00C958D2"/>
    <w:rsid w:val="00C95ED3"/>
    <w:rsid w:val="00CA01E9"/>
    <w:rsid w:val="00CA1FFA"/>
    <w:rsid w:val="00CA270A"/>
    <w:rsid w:val="00CA294E"/>
    <w:rsid w:val="00CA54B1"/>
    <w:rsid w:val="00CA5AD9"/>
    <w:rsid w:val="00CB49DD"/>
    <w:rsid w:val="00CB60A4"/>
    <w:rsid w:val="00CB679E"/>
    <w:rsid w:val="00CB6CE6"/>
    <w:rsid w:val="00CB774D"/>
    <w:rsid w:val="00CB7959"/>
    <w:rsid w:val="00CC654F"/>
    <w:rsid w:val="00CD3323"/>
    <w:rsid w:val="00CD36E3"/>
    <w:rsid w:val="00CD735D"/>
    <w:rsid w:val="00CE1C06"/>
    <w:rsid w:val="00CE362D"/>
    <w:rsid w:val="00CE5A6F"/>
    <w:rsid w:val="00CE5ADA"/>
    <w:rsid w:val="00CF1537"/>
    <w:rsid w:val="00CF3D38"/>
    <w:rsid w:val="00CF7438"/>
    <w:rsid w:val="00D01D85"/>
    <w:rsid w:val="00D0540E"/>
    <w:rsid w:val="00D079DD"/>
    <w:rsid w:val="00D07EA0"/>
    <w:rsid w:val="00D10FF8"/>
    <w:rsid w:val="00D137C9"/>
    <w:rsid w:val="00D13DB5"/>
    <w:rsid w:val="00D14BD8"/>
    <w:rsid w:val="00D178B9"/>
    <w:rsid w:val="00D23648"/>
    <w:rsid w:val="00D23BF0"/>
    <w:rsid w:val="00D2440B"/>
    <w:rsid w:val="00D25C73"/>
    <w:rsid w:val="00D27288"/>
    <w:rsid w:val="00D30AFF"/>
    <w:rsid w:val="00D31153"/>
    <w:rsid w:val="00D35E44"/>
    <w:rsid w:val="00D40B43"/>
    <w:rsid w:val="00D4544D"/>
    <w:rsid w:val="00D45B2C"/>
    <w:rsid w:val="00D57E9D"/>
    <w:rsid w:val="00D71422"/>
    <w:rsid w:val="00D729E7"/>
    <w:rsid w:val="00D7372A"/>
    <w:rsid w:val="00D74560"/>
    <w:rsid w:val="00D817EC"/>
    <w:rsid w:val="00D83DBA"/>
    <w:rsid w:val="00D85A8A"/>
    <w:rsid w:val="00D915CE"/>
    <w:rsid w:val="00D92CB6"/>
    <w:rsid w:val="00D964F2"/>
    <w:rsid w:val="00D97DE7"/>
    <w:rsid w:val="00DA1012"/>
    <w:rsid w:val="00DA1AEC"/>
    <w:rsid w:val="00DA356D"/>
    <w:rsid w:val="00DA3AC7"/>
    <w:rsid w:val="00DB2654"/>
    <w:rsid w:val="00DB656A"/>
    <w:rsid w:val="00DC1021"/>
    <w:rsid w:val="00DC2B51"/>
    <w:rsid w:val="00DC5C4F"/>
    <w:rsid w:val="00DD00C3"/>
    <w:rsid w:val="00DD1699"/>
    <w:rsid w:val="00DD2535"/>
    <w:rsid w:val="00DE039C"/>
    <w:rsid w:val="00DE3BEA"/>
    <w:rsid w:val="00DE4786"/>
    <w:rsid w:val="00DF3057"/>
    <w:rsid w:val="00DF3B67"/>
    <w:rsid w:val="00DF479C"/>
    <w:rsid w:val="00DF727F"/>
    <w:rsid w:val="00E000E4"/>
    <w:rsid w:val="00E00722"/>
    <w:rsid w:val="00E10368"/>
    <w:rsid w:val="00E104A4"/>
    <w:rsid w:val="00E135FB"/>
    <w:rsid w:val="00E1429A"/>
    <w:rsid w:val="00E1709D"/>
    <w:rsid w:val="00E20C85"/>
    <w:rsid w:val="00E22B5B"/>
    <w:rsid w:val="00E23BC7"/>
    <w:rsid w:val="00E25F44"/>
    <w:rsid w:val="00E278B9"/>
    <w:rsid w:val="00E3180D"/>
    <w:rsid w:val="00E344AF"/>
    <w:rsid w:val="00E40746"/>
    <w:rsid w:val="00E44F3C"/>
    <w:rsid w:val="00E4585C"/>
    <w:rsid w:val="00E47200"/>
    <w:rsid w:val="00E52AFA"/>
    <w:rsid w:val="00E537FC"/>
    <w:rsid w:val="00E60A34"/>
    <w:rsid w:val="00E60E9A"/>
    <w:rsid w:val="00E6163E"/>
    <w:rsid w:val="00E62BC7"/>
    <w:rsid w:val="00E66941"/>
    <w:rsid w:val="00E676F5"/>
    <w:rsid w:val="00E70513"/>
    <w:rsid w:val="00E71877"/>
    <w:rsid w:val="00E74797"/>
    <w:rsid w:val="00E74C54"/>
    <w:rsid w:val="00E75B7C"/>
    <w:rsid w:val="00E766CB"/>
    <w:rsid w:val="00E806FA"/>
    <w:rsid w:val="00E80E84"/>
    <w:rsid w:val="00E816B7"/>
    <w:rsid w:val="00E83D58"/>
    <w:rsid w:val="00E853BF"/>
    <w:rsid w:val="00E858B2"/>
    <w:rsid w:val="00E87F9A"/>
    <w:rsid w:val="00E93E42"/>
    <w:rsid w:val="00E95BEC"/>
    <w:rsid w:val="00E9741F"/>
    <w:rsid w:val="00EA09B8"/>
    <w:rsid w:val="00EA172D"/>
    <w:rsid w:val="00EA35B7"/>
    <w:rsid w:val="00EA497E"/>
    <w:rsid w:val="00EA6AAD"/>
    <w:rsid w:val="00EB123D"/>
    <w:rsid w:val="00EB146F"/>
    <w:rsid w:val="00EB62C1"/>
    <w:rsid w:val="00ED25B4"/>
    <w:rsid w:val="00EE157F"/>
    <w:rsid w:val="00EE25E7"/>
    <w:rsid w:val="00EE420D"/>
    <w:rsid w:val="00EE568B"/>
    <w:rsid w:val="00EE660E"/>
    <w:rsid w:val="00EE6DCE"/>
    <w:rsid w:val="00EE6EC2"/>
    <w:rsid w:val="00EF257A"/>
    <w:rsid w:val="00EF25BF"/>
    <w:rsid w:val="00EF38F6"/>
    <w:rsid w:val="00F00535"/>
    <w:rsid w:val="00F02A50"/>
    <w:rsid w:val="00F1024F"/>
    <w:rsid w:val="00F1096E"/>
    <w:rsid w:val="00F13E49"/>
    <w:rsid w:val="00F307B9"/>
    <w:rsid w:val="00F36E78"/>
    <w:rsid w:val="00F3723E"/>
    <w:rsid w:val="00F40CCE"/>
    <w:rsid w:val="00F41B8E"/>
    <w:rsid w:val="00F44494"/>
    <w:rsid w:val="00F46D03"/>
    <w:rsid w:val="00F52397"/>
    <w:rsid w:val="00F55C5C"/>
    <w:rsid w:val="00F642D4"/>
    <w:rsid w:val="00F659F3"/>
    <w:rsid w:val="00F7041B"/>
    <w:rsid w:val="00F712F2"/>
    <w:rsid w:val="00F7304C"/>
    <w:rsid w:val="00F74074"/>
    <w:rsid w:val="00F76104"/>
    <w:rsid w:val="00F80D63"/>
    <w:rsid w:val="00F83F12"/>
    <w:rsid w:val="00F90187"/>
    <w:rsid w:val="00F90DB2"/>
    <w:rsid w:val="00F92501"/>
    <w:rsid w:val="00FA0FBE"/>
    <w:rsid w:val="00FA3DE5"/>
    <w:rsid w:val="00FA7C9E"/>
    <w:rsid w:val="00FB35BF"/>
    <w:rsid w:val="00FB3C16"/>
    <w:rsid w:val="00FB52DF"/>
    <w:rsid w:val="00FB5777"/>
    <w:rsid w:val="00FC29BD"/>
    <w:rsid w:val="00FC2DA2"/>
    <w:rsid w:val="00FC34F3"/>
    <w:rsid w:val="00FC528A"/>
    <w:rsid w:val="00FC6B77"/>
    <w:rsid w:val="00FC6F8E"/>
    <w:rsid w:val="00FD2C95"/>
    <w:rsid w:val="00FD4272"/>
    <w:rsid w:val="00FD4FBC"/>
    <w:rsid w:val="00FD4FDB"/>
    <w:rsid w:val="00FD6FA9"/>
    <w:rsid w:val="00FE08A9"/>
    <w:rsid w:val="00FE339A"/>
    <w:rsid w:val="00FE437E"/>
    <w:rsid w:val="00FF293A"/>
    <w:rsid w:val="00FF5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46"/>
    <o:shapelayout v:ext="edit">
      <o:idmap v:ext="edit" data="1,3,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9D6"/>
  </w:style>
  <w:style w:type="paragraph" w:styleId="Heading1">
    <w:name w:val="heading 1"/>
    <w:basedOn w:val="Normal"/>
    <w:next w:val="Normal"/>
    <w:link w:val="Heading1Char"/>
    <w:uiPriority w:val="9"/>
    <w:qFormat/>
    <w:rsid w:val="006A651D"/>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735B39"/>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5797"/>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5797"/>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5797"/>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5797"/>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5797"/>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5797"/>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5797"/>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5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5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57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579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5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5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57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57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579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75797"/>
    <w:pPr>
      <w:ind w:left="720"/>
      <w:contextualSpacing/>
    </w:pPr>
  </w:style>
  <w:style w:type="character" w:customStyle="1" w:styleId="MathematicaFormatStandardForm">
    <w:name w:val="MathematicaFormatStandardForm"/>
    <w:uiPriority w:val="99"/>
    <w:rsid w:val="00D85A8A"/>
    <w:rPr>
      <w:rFonts w:ascii="Courier" w:hAnsi="Courier" w:cs="Courier"/>
    </w:rPr>
  </w:style>
  <w:style w:type="paragraph" w:styleId="BalloonText">
    <w:name w:val="Balloon Text"/>
    <w:basedOn w:val="Normal"/>
    <w:link w:val="BalloonTextChar"/>
    <w:uiPriority w:val="99"/>
    <w:semiHidden/>
    <w:unhideWhenUsed/>
    <w:rsid w:val="00D85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A8A"/>
    <w:rPr>
      <w:rFonts w:ascii="Tahoma" w:hAnsi="Tahoma" w:cs="Tahoma"/>
      <w:sz w:val="16"/>
      <w:szCs w:val="16"/>
    </w:rPr>
  </w:style>
  <w:style w:type="character" w:customStyle="1" w:styleId="MTEquationSection">
    <w:name w:val="MTEquationSection"/>
    <w:basedOn w:val="DefaultParagraphFont"/>
    <w:rsid w:val="00F46D03"/>
    <w:rPr>
      <w:vanish/>
      <w:color w:val="FF0000"/>
    </w:rPr>
  </w:style>
  <w:style w:type="paragraph" w:customStyle="1" w:styleId="MTDisplayEquation">
    <w:name w:val="MTDisplayEquation"/>
    <w:basedOn w:val="Normal"/>
    <w:next w:val="Normal"/>
    <w:link w:val="MTDisplayEquationChar"/>
    <w:rsid w:val="00F46D03"/>
    <w:pPr>
      <w:tabs>
        <w:tab w:val="center" w:pos="4680"/>
        <w:tab w:val="right" w:pos="9360"/>
      </w:tabs>
    </w:pPr>
  </w:style>
  <w:style w:type="character" w:customStyle="1" w:styleId="MTDisplayEquationChar">
    <w:name w:val="MTDisplayEquation Char"/>
    <w:basedOn w:val="DefaultParagraphFont"/>
    <w:link w:val="MTDisplayEquation"/>
    <w:rsid w:val="00F46D03"/>
  </w:style>
  <w:style w:type="paragraph" w:styleId="Caption">
    <w:name w:val="caption"/>
    <w:basedOn w:val="Normal"/>
    <w:next w:val="Normal"/>
    <w:uiPriority w:val="35"/>
    <w:unhideWhenUsed/>
    <w:qFormat/>
    <w:rsid w:val="0093051F"/>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732A67"/>
    <w:pPr>
      <w:numPr>
        <w:numId w:val="0"/>
      </w:numPr>
      <w:outlineLvl w:val="9"/>
    </w:pPr>
  </w:style>
  <w:style w:type="paragraph" w:styleId="TOC1">
    <w:name w:val="toc 1"/>
    <w:basedOn w:val="Normal"/>
    <w:next w:val="Normal"/>
    <w:autoRedefine/>
    <w:uiPriority w:val="39"/>
    <w:unhideWhenUsed/>
    <w:rsid w:val="00732A67"/>
    <w:pPr>
      <w:spacing w:after="100"/>
    </w:pPr>
  </w:style>
  <w:style w:type="paragraph" w:styleId="TOC2">
    <w:name w:val="toc 2"/>
    <w:basedOn w:val="Normal"/>
    <w:next w:val="Normal"/>
    <w:autoRedefine/>
    <w:uiPriority w:val="39"/>
    <w:unhideWhenUsed/>
    <w:rsid w:val="00732A67"/>
    <w:pPr>
      <w:spacing w:after="100"/>
      <w:ind w:left="220"/>
    </w:pPr>
  </w:style>
  <w:style w:type="character" w:styleId="Hyperlink">
    <w:name w:val="Hyperlink"/>
    <w:basedOn w:val="DefaultParagraphFont"/>
    <w:uiPriority w:val="99"/>
    <w:unhideWhenUsed/>
    <w:rsid w:val="00732A67"/>
    <w:rPr>
      <w:color w:val="0000FF" w:themeColor="hyperlink"/>
      <w:u w:val="single"/>
    </w:rPr>
  </w:style>
  <w:style w:type="paragraph" w:styleId="TOC3">
    <w:name w:val="toc 3"/>
    <w:basedOn w:val="Normal"/>
    <w:next w:val="Normal"/>
    <w:autoRedefine/>
    <w:uiPriority w:val="39"/>
    <w:unhideWhenUsed/>
    <w:rsid w:val="00512198"/>
    <w:pPr>
      <w:spacing w:after="100"/>
      <w:ind w:left="440"/>
    </w:pPr>
  </w:style>
  <w:style w:type="paragraph" w:styleId="Header">
    <w:name w:val="header"/>
    <w:basedOn w:val="Normal"/>
    <w:link w:val="HeaderChar"/>
    <w:uiPriority w:val="99"/>
    <w:semiHidden/>
    <w:unhideWhenUsed/>
    <w:rsid w:val="008376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7642"/>
  </w:style>
  <w:style w:type="paragraph" w:styleId="Footer">
    <w:name w:val="footer"/>
    <w:basedOn w:val="Normal"/>
    <w:link w:val="FooterChar"/>
    <w:uiPriority w:val="99"/>
    <w:unhideWhenUsed/>
    <w:rsid w:val="0083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642"/>
  </w:style>
  <w:style w:type="table" w:customStyle="1" w:styleId="MTEBNumberedEquation">
    <w:name w:val="MTEBNumberedEquation"/>
    <w:basedOn w:val="TableNormal"/>
    <w:rsid w:val="00736662"/>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PlaceholderText">
    <w:name w:val="Placeholder Text"/>
    <w:basedOn w:val="DefaultParagraphFont"/>
    <w:uiPriority w:val="99"/>
    <w:semiHidden/>
    <w:rsid w:val="00C223A2"/>
    <w:rPr>
      <w:color w:val="808080"/>
    </w:rPr>
  </w:style>
  <w:style w:type="table" w:styleId="TableGrid">
    <w:name w:val="Table Grid"/>
    <w:basedOn w:val="TableNormal"/>
    <w:uiPriority w:val="59"/>
    <w:rsid w:val="00D92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F4C23"/>
    <w:rPr>
      <w:sz w:val="16"/>
      <w:szCs w:val="16"/>
    </w:rPr>
  </w:style>
  <w:style w:type="paragraph" w:styleId="CommentText">
    <w:name w:val="annotation text"/>
    <w:basedOn w:val="Normal"/>
    <w:link w:val="CommentTextChar"/>
    <w:uiPriority w:val="99"/>
    <w:semiHidden/>
    <w:unhideWhenUsed/>
    <w:rsid w:val="000F4C23"/>
    <w:pPr>
      <w:spacing w:line="240" w:lineRule="auto"/>
    </w:pPr>
    <w:rPr>
      <w:sz w:val="20"/>
      <w:szCs w:val="20"/>
    </w:rPr>
  </w:style>
  <w:style w:type="character" w:customStyle="1" w:styleId="CommentTextChar">
    <w:name w:val="Comment Text Char"/>
    <w:basedOn w:val="DefaultParagraphFont"/>
    <w:link w:val="CommentText"/>
    <w:uiPriority w:val="99"/>
    <w:semiHidden/>
    <w:rsid w:val="000F4C23"/>
    <w:rPr>
      <w:sz w:val="20"/>
      <w:szCs w:val="20"/>
    </w:rPr>
  </w:style>
  <w:style w:type="paragraph" w:styleId="CommentSubject">
    <w:name w:val="annotation subject"/>
    <w:basedOn w:val="CommentText"/>
    <w:next w:val="CommentText"/>
    <w:link w:val="CommentSubjectChar"/>
    <w:uiPriority w:val="99"/>
    <w:semiHidden/>
    <w:unhideWhenUsed/>
    <w:rsid w:val="000F4C23"/>
    <w:rPr>
      <w:b/>
      <w:bCs/>
    </w:rPr>
  </w:style>
  <w:style w:type="character" w:customStyle="1" w:styleId="CommentSubjectChar">
    <w:name w:val="Comment Subject Char"/>
    <w:basedOn w:val="CommentTextChar"/>
    <w:link w:val="CommentSubject"/>
    <w:uiPriority w:val="99"/>
    <w:semiHidden/>
    <w:rsid w:val="000F4C2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4238">
      <w:bodyDiv w:val="1"/>
      <w:marLeft w:val="0"/>
      <w:marRight w:val="0"/>
      <w:marTop w:val="0"/>
      <w:marBottom w:val="0"/>
      <w:divBdr>
        <w:top w:val="none" w:sz="0" w:space="0" w:color="auto"/>
        <w:left w:val="none" w:sz="0" w:space="0" w:color="auto"/>
        <w:bottom w:val="none" w:sz="0" w:space="0" w:color="auto"/>
        <w:right w:val="none" w:sz="0" w:space="0" w:color="auto"/>
      </w:divBdr>
    </w:div>
    <w:div w:id="57095644">
      <w:bodyDiv w:val="1"/>
      <w:marLeft w:val="0"/>
      <w:marRight w:val="0"/>
      <w:marTop w:val="0"/>
      <w:marBottom w:val="0"/>
      <w:divBdr>
        <w:top w:val="none" w:sz="0" w:space="0" w:color="auto"/>
        <w:left w:val="none" w:sz="0" w:space="0" w:color="auto"/>
        <w:bottom w:val="none" w:sz="0" w:space="0" w:color="auto"/>
        <w:right w:val="none" w:sz="0" w:space="0" w:color="auto"/>
      </w:divBdr>
    </w:div>
    <w:div w:id="60451653">
      <w:bodyDiv w:val="1"/>
      <w:marLeft w:val="0"/>
      <w:marRight w:val="0"/>
      <w:marTop w:val="0"/>
      <w:marBottom w:val="0"/>
      <w:divBdr>
        <w:top w:val="none" w:sz="0" w:space="0" w:color="auto"/>
        <w:left w:val="none" w:sz="0" w:space="0" w:color="auto"/>
        <w:bottom w:val="none" w:sz="0" w:space="0" w:color="auto"/>
        <w:right w:val="none" w:sz="0" w:space="0" w:color="auto"/>
      </w:divBdr>
    </w:div>
    <w:div w:id="118501103">
      <w:bodyDiv w:val="1"/>
      <w:marLeft w:val="0"/>
      <w:marRight w:val="0"/>
      <w:marTop w:val="0"/>
      <w:marBottom w:val="0"/>
      <w:divBdr>
        <w:top w:val="none" w:sz="0" w:space="0" w:color="auto"/>
        <w:left w:val="none" w:sz="0" w:space="0" w:color="auto"/>
        <w:bottom w:val="none" w:sz="0" w:space="0" w:color="auto"/>
        <w:right w:val="none" w:sz="0" w:space="0" w:color="auto"/>
      </w:divBdr>
      <w:divsChild>
        <w:div w:id="150100395">
          <w:marLeft w:val="173"/>
          <w:marRight w:val="0"/>
          <w:marTop w:val="0"/>
          <w:marBottom w:val="0"/>
          <w:divBdr>
            <w:top w:val="none" w:sz="0" w:space="0" w:color="auto"/>
            <w:left w:val="none" w:sz="0" w:space="0" w:color="auto"/>
            <w:bottom w:val="none" w:sz="0" w:space="0" w:color="auto"/>
            <w:right w:val="none" w:sz="0" w:space="0" w:color="auto"/>
          </w:divBdr>
        </w:div>
        <w:div w:id="550117148">
          <w:marLeft w:val="173"/>
          <w:marRight w:val="0"/>
          <w:marTop w:val="0"/>
          <w:marBottom w:val="0"/>
          <w:divBdr>
            <w:top w:val="none" w:sz="0" w:space="0" w:color="auto"/>
            <w:left w:val="none" w:sz="0" w:space="0" w:color="auto"/>
            <w:bottom w:val="none" w:sz="0" w:space="0" w:color="auto"/>
            <w:right w:val="none" w:sz="0" w:space="0" w:color="auto"/>
          </w:divBdr>
        </w:div>
        <w:div w:id="2080899448">
          <w:marLeft w:val="173"/>
          <w:marRight w:val="0"/>
          <w:marTop w:val="0"/>
          <w:marBottom w:val="0"/>
          <w:divBdr>
            <w:top w:val="none" w:sz="0" w:space="0" w:color="auto"/>
            <w:left w:val="none" w:sz="0" w:space="0" w:color="auto"/>
            <w:bottom w:val="none" w:sz="0" w:space="0" w:color="auto"/>
            <w:right w:val="none" w:sz="0" w:space="0" w:color="auto"/>
          </w:divBdr>
        </w:div>
        <w:div w:id="1862930266">
          <w:marLeft w:val="173"/>
          <w:marRight w:val="0"/>
          <w:marTop w:val="0"/>
          <w:marBottom w:val="0"/>
          <w:divBdr>
            <w:top w:val="none" w:sz="0" w:space="0" w:color="auto"/>
            <w:left w:val="none" w:sz="0" w:space="0" w:color="auto"/>
            <w:bottom w:val="none" w:sz="0" w:space="0" w:color="auto"/>
            <w:right w:val="none" w:sz="0" w:space="0" w:color="auto"/>
          </w:divBdr>
        </w:div>
        <w:div w:id="210270469">
          <w:marLeft w:val="173"/>
          <w:marRight w:val="0"/>
          <w:marTop w:val="0"/>
          <w:marBottom w:val="0"/>
          <w:divBdr>
            <w:top w:val="none" w:sz="0" w:space="0" w:color="auto"/>
            <w:left w:val="none" w:sz="0" w:space="0" w:color="auto"/>
            <w:bottom w:val="none" w:sz="0" w:space="0" w:color="auto"/>
            <w:right w:val="none" w:sz="0" w:space="0" w:color="auto"/>
          </w:divBdr>
        </w:div>
        <w:div w:id="1898469914">
          <w:marLeft w:val="173"/>
          <w:marRight w:val="0"/>
          <w:marTop w:val="0"/>
          <w:marBottom w:val="0"/>
          <w:divBdr>
            <w:top w:val="none" w:sz="0" w:space="0" w:color="auto"/>
            <w:left w:val="none" w:sz="0" w:space="0" w:color="auto"/>
            <w:bottom w:val="none" w:sz="0" w:space="0" w:color="auto"/>
            <w:right w:val="none" w:sz="0" w:space="0" w:color="auto"/>
          </w:divBdr>
        </w:div>
        <w:div w:id="1241717854">
          <w:marLeft w:val="173"/>
          <w:marRight w:val="0"/>
          <w:marTop w:val="0"/>
          <w:marBottom w:val="0"/>
          <w:divBdr>
            <w:top w:val="none" w:sz="0" w:space="0" w:color="auto"/>
            <w:left w:val="none" w:sz="0" w:space="0" w:color="auto"/>
            <w:bottom w:val="none" w:sz="0" w:space="0" w:color="auto"/>
            <w:right w:val="none" w:sz="0" w:space="0" w:color="auto"/>
          </w:divBdr>
        </w:div>
        <w:div w:id="1165435233">
          <w:marLeft w:val="173"/>
          <w:marRight w:val="0"/>
          <w:marTop w:val="0"/>
          <w:marBottom w:val="0"/>
          <w:divBdr>
            <w:top w:val="none" w:sz="0" w:space="0" w:color="auto"/>
            <w:left w:val="none" w:sz="0" w:space="0" w:color="auto"/>
            <w:bottom w:val="none" w:sz="0" w:space="0" w:color="auto"/>
            <w:right w:val="none" w:sz="0" w:space="0" w:color="auto"/>
          </w:divBdr>
        </w:div>
      </w:divsChild>
    </w:div>
    <w:div w:id="156193558">
      <w:bodyDiv w:val="1"/>
      <w:marLeft w:val="0"/>
      <w:marRight w:val="0"/>
      <w:marTop w:val="0"/>
      <w:marBottom w:val="0"/>
      <w:divBdr>
        <w:top w:val="none" w:sz="0" w:space="0" w:color="auto"/>
        <w:left w:val="none" w:sz="0" w:space="0" w:color="auto"/>
        <w:bottom w:val="none" w:sz="0" w:space="0" w:color="auto"/>
        <w:right w:val="none" w:sz="0" w:space="0" w:color="auto"/>
      </w:divBdr>
      <w:divsChild>
        <w:div w:id="807475258">
          <w:marLeft w:val="173"/>
          <w:marRight w:val="0"/>
          <w:marTop w:val="0"/>
          <w:marBottom w:val="0"/>
          <w:divBdr>
            <w:top w:val="none" w:sz="0" w:space="0" w:color="auto"/>
            <w:left w:val="none" w:sz="0" w:space="0" w:color="auto"/>
            <w:bottom w:val="none" w:sz="0" w:space="0" w:color="auto"/>
            <w:right w:val="none" w:sz="0" w:space="0" w:color="auto"/>
          </w:divBdr>
        </w:div>
        <w:div w:id="2128042324">
          <w:marLeft w:val="173"/>
          <w:marRight w:val="0"/>
          <w:marTop w:val="0"/>
          <w:marBottom w:val="0"/>
          <w:divBdr>
            <w:top w:val="none" w:sz="0" w:space="0" w:color="auto"/>
            <w:left w:val="none" w:sz="0" w:space="0" w:color="auto"/>
            <w:bottom w:val="none" w:sz="0" w:space="0" w:color="auto"/>
            <w:right w:val="none" w:sz="0" w:space="0" w:color="auto"/>
          </w:divBdr>
        </w:div>
        <w:div w:id="526136517">
          <w:marLeft w:val="173"/>
          <w:marRight w:val="0"/>
          <w:marTop w:val="0"/>
          <w:marBottom w:val="0"/>
          <w:divBdr>
            <w:top w:val="none" w:sz="0" w:space="0" w:color="auto"/>
            <w:left w:val="none" w:sz="0" w:space="0" w:color="auto"/>
            <w:bottom w:val="none" w:sz="0" w:space="0" w:color="auto"/>
            <w:right w:val="none" w:sz="0" w:space="0" w:color="auto"/>
          </w:divBdr>
        </w:div>
      </w:divsChild>
    </w:div>
    <w:div w:id="298607514">
      <w:bodyDiv w:val="1"/>
      <w:marLeft w:val="0"/>
      <w:marRight w:val="0"/>
      <w:marTop w:val="0"/>
      <w:marBottom w:val="0"/>
      <w:divBdr>
        <w:top w:val="none" w:sz="0" w:space="0" w:color="auto"/>
        <w:left w:val="none" w:sz="0" w:space="0" w:color="auto"/>
        <w:bottom w:val="none" w:sz="0" w:space="0" w:color="auto"/>
        <w:right w:val="none" w:sz="0" w:space="0" w:color="auto"/>
      </w:divBdr>
    </w:div>
    <w:div w:id="442529792">
      <w:bodyDiv w:val="1"/>
      <w:marLeft w:val="0"/>
      <w:marRight w:val="0"/>
      <w:marTop w:val="0"/>
      <w:marBottom w:val="0"/>
      <w:divBdr>
        <w:top w:val="none" w:sz="0" w:space="0" w:color="auto"/>
        <w:left w:val="none" w:sz="0" w:space="0" w:color="auto"/>
        <w:bottom w:val="none" w:sz="0" w:space="0" w:color="auto"/>
        <w:right w:val="none" w:sz="0" w:space="0" w:color="auto"/>
      </w:divBdr>
    </w:div>
    <w:div w:id="450368441">
      <w:bodyDiv w:val="1"/>
      <w:marLeft w:val="0"/>
      <w:marRight w:val="0"/>
      <w:marTop w:val="0"/>
      <w:marBottom w:val="0"/>
      <w:divBdr>
        <w:top w:val="none" w:sz="0" w:space="0" w:color="auto"/>
        <w:left w:val="none" w:sz="0" w:space="0" w:color="auto"/>
        <w:bottom w:val="none" w:sz="0" w:space="0" w:color="auto"/>
        <w:right w:val="none" w:sz="0" w:space="0" w:color="auto"/>
      </w:divBdr>
    </w:div>
    <w:div w:id="493955316">
      <w:bodyDiv w:val="1"/>
      <w:marLeft w:val="0"/>
      <w:marRight w:val="0"/>
      <w:marTop w:val="0"/>
      <w:marBottom w:val="0"/>
      <w:divBdr>
        <w:top w:val="none" w:sz="0" w:space="0" w:color="auto"/>
        <w:left w:val="none" w:sz="0" w:space="0" w:color="auto"/>
        <w:bottom w:val="none" w:sz="0" w:space="0" w:color="auto"/>
        <w:right w:val="none" w:sz="0" w:space="0" w:color="auto"/>
      </w:divBdr>
    </w:div>
    <w:div w:id="881482309">
      <w:bodyDiv w:val="1"/>
      <w:marLeft w:val="0"/>
      <w:marRight w:val="0"/>
      <w:marTop w:val="0"/>
      <w:marBottom w:val="0"/>
      <w:divBdr>
        <w:top w:val="none" w:sz="0" w:space="0" w:color="auto"/>
        <w:left w:val="none" w:sz="0" w:space="0" w:color="auto"/>
        <w:bottom w:val="none" w:sz="0" w:space="0" w:color="auto"/>
        <w:right w:val="none" w:sz="0" w:space="0" w:color="auto"/>
      </w:divBdr>
    </w:div>
    <w:div w:id="1032461940">
      <w:bodyDiv w:val="1"/>
      <w:marLeft w:val="0"/>
      <w:marRight w:val="0"/>
      <w:marTop w:val="0"/>
      <w:marBottom w:val="0"/>
      <w:divBdr>
        <w:top w:val="none" w:sz="0" w:space="0" w:color="auto"/>
        <w:left w:val="none" w:sz="0" w:space="0" w:color="auto"/>
        <w:bottom w:val="none" w:sz="0" w:space="0" w:color="auto"/>
        <w:right w:val="none" w:sz="0" w:space="0" w:color="auto"/>
      </w:divBdr>
    </w:div>
    <w:div w:id="1125348777">
      <w:bodyDiv w:val="1"/>
      <w:marLeft w:val="0"/>
      <w:marRight w:val="0"/>
      <w:marTop w:val="0"/>
      <w:marBottom w:val="0"/>
      <w:divBdr>
        <w:top w:val="none" w:sz="0" w:space="0" w:color="auto"/>
        <w:left w:val="none" w:sz="0" w:space="0" w:color="auto"/>
        <w:bottom w:val="none" w:sz="0" w:space="0" w:color="auto"/>
        <w:right w:val="none" w:sz="0" w:space="0" w:color="auto"/>
      </w:divBdr>
    </w:div>
    <w:div w:id="1151412186">
      <w:bodyDiv w:val="1"/>
      <w:marLeft w:val="0"/>
      <w:marRight w:val="0"/>
      <w:marTop w:val="0"/>
      <w:marBottom w:val="0"/>
      <w:divBdr>
        <w:top w:val="none" w:sz="0" w:space="0" w:color="auto"/>
        <w:left w:val="none" w:sz="0" w:space="0" w:color="auto"/>
        <w:bottom w:val="none" w:sz="0" w:space="0" w:color="auto"/>
        <w:right w:val="none" w:sz="0" w:space="0" w:color="auto"/>
      </w:divBdr>
      <w:divsChild>
        <w:div w:id="1374189010">
          <w:marLeft w:val="173"/>
          <w:marRight w:val="0"/>
          <w:marTop w:val="0"/>
          <w:marBottom w:val="0"/>
          <w:divBdr>
            <w:top w:val="none" w:sz="0" w:space="0" w:color="auto"/>
            <w:left w:val="none" w:sz="0" w:space="0" w:color="auto"/>
            <w:bottom w:val="none" w:sz="0" w:space="0" w:color="auto"/>
            <w:right w:val="none" w:sz="0" w:space="0" w:color="auto"/>
          </w:divBdr>
        </w:div>
        <w:div w:id="895316096">
          <w:marLeft w:val="173"/>
          <w:marRight w:val="0"/>
          <w:marTop w:val="0"/>
          <w:marBottom w:val="0"/>
          <w:divBdr>
            <w:top w:val="none" w:sz="0" w:space="0" w:color="auto"/>
            <w:left w:val="none" w:sz="0" w:space="0" w:color="auto"/>
            <w:bottom w:val="none" w:sz="0" w:space="0" w:color="auto"/>
            <w:right w:val="none" w:sz="0" w:space="0" w:color="auto"/>
          </w:divBdr>
        </w:div>
        <w:div w:id="2135247702">
          <w:marLeft w:val="173"/>
          <w:marRight w:val="0"/>
          <w:marTop w:val="0"/>
          <w:marBottom w:val="0"/>
          <w:divBdr>
            <w:top w:val="none" w:sz="0" w:space="0" w:color="auto"/>
            <w:left w:val="none" w:sz="0" w:space="0" w:color="auto"/>
            <w:bottom w:val="none" w:sz="0" w:space="0" w:color="auto"/>
            <w:right w:val="none" w:sz="0" w:space="0" w:color="auto"/>
          </w:divBdr>
        </w:div>
      </w:divsChild>
    </w:div>
    <w:div w:id="1233543219">
      <w:bodyDiv w:val="1"/>
      <w:marLeft w:val="0"/>
      <w:marRight w:val="0"/>
      <w:marTop w:val="0"/>
      <w:marBottom w:val="0"/>
      <w:divBdr>
        <w:top w:val="none" w:sz="0" w:space="0" w:color="auto"/>
        <w:left w:val="none" w:sz="0" w:space="0" w:color="auto"/>
        <w:bottom w:val="none" w:sz="0" w:space="0" w:color="auto"/>
        <w:right w:val="none" w:sz="0" w:space="0" w:color="auto"/>
      </w:divBdr>
    </w:div>
    <w:div w:id="1293751603">
      <w:bodyDiv w:val="1"/>
      <w:marLeft w:val="0"/>
      <w:marRight w:val="0"/>
      <w:marTop w:val="0"/>
      <w:marBottom w:val="0"/>
      <w:divBdr>
        <w:top w:val="none" w:sz="0" w:space="0" w:color="auto"/>
        <w:left w:val="none" w:sz="0" w:space="0" w:color="auto"/>
        <w:bottom w:val="none" w:sz="0" w:space="0" w:color="auto"/>
        <w:right w:val="none" w:sz="0" w:space="0" w:color="auto"/>
      </w:divBdr>
    </w:div>
    <w:div w:id="1402017693">
      <w:bodyDiv w:val="1"/>
      <w:marLeft w:val="0"/>
      <w:marRight w:val="0"/>
      <w:marTop w:val="0"/>
      <w:marBottom w:val="0"/>
      <w:divBdr>
        <w:top w:val="none" w:sz="0" w:space="0" w:color="auto"/>
        <w:left w:val="none" w:sz="0" w:space="0" w:color="auto"/>
        <w:bottom w:val="none" w:sz="0" w:space="0" w:color="auto"/>
        <w:right w:val="none" w:sz="0" w:space="0" w:color="auto"/>
      </w:divBdr>
    </w:div>
    <w:div w:id="1408306286">
      <w:bodyDiv w:val="1"/>
      <w:marLeft w:val="0"/>
      <w:marRight w:val="0"/>
      <w:marTop w:val="0"/>
      <w:marBottom w:val="0"/>
      <w:divBdr>
        <w:top w:val="none" w:sz="0" w:space="0" w:color="auto"/>
        <w:left w:val="none" w:sz="0" w:space="0" w:color="auto"/>
        <w:bottom w:val="none" w:sz="0" w:space="0" w:color="auto"/>
        <w:right w:val="none" w:sz="0" w:space="0" w:color="auto"/>
      </w:divBdr>
      <w:divsChild>
        <w:div w:id="1590041959">
          <w:marLeft w:val="173"/>
          <w:marRight w:val="0"/>
          <w:marTop w:val="0"/>
          <w:marBottom w:val="0"/>
          <w:divBdr>
            <w:top w:val="none" w:sz="0" w:space="0" w:color="auto"/>
            <w:left w:val="none" w:sz="0" w:space="0" w:color="auto"/>
            <w:bottom w:val="none" w:sz="0" w:space="0" w:color="auto"/>
            <w:right w:val="none" w:sz="0" w:space="0" w:color="auto"/>
          </w:divBdr>
        </w:div>
        <w:div w:id="259140691">
          <w:marLeft w:val="173"/>
          <w:marRight w:val="0"/>
          <w:marTop w:val="0"/>
          <w:marBottom w:val="0"/>
          <w:divBdr>
            <w:top w:val="none" w:sz="0" w:space="0" w:color="auto"/>
            <w:left w:val="none" w:sz="0" w:space="0" w:color="auto"/>
            <w:bottom w:val="none" w:sz="0" w:space="0" w:color="auto"/>
            <w:right w:val="none" w:sz="0" w:space="0" w:color="auto"/>
          </w:divBdr>
        </w:div>
        <w:div w:id="114062838">
          <w:marLeft w:val="173"/>
          <w:marRight w:val="0"/>
          <w:marTop w:val="0"/>
          <w:marBottom w:val="0"/>
          <w:divBdr>
            <w:top w:val="none" w:sz="0" w:space="0" w:color="auto"/>
            <w:left w:val="none" w:sz="0" w:space="0" w:color="auto"/>
            <w:bottom w:val="none" w:sz="0" w:space="0" w:color="auto"/>
            <w:right w:val="none" w:sz="0" w:space="0" w:color="auto"/>
          </w:divBdr>
        </w:div>
        <w:div w:id="314650528">
          <w:marLeft w:val="173"/>
          <w:marRight w:val="0"/>
          <w:marTop w:val="0"/>
          <w:marBottom w:val="0"/>
          <w:divBdr>
            <w:top w:val="none" w:sz="0" w:space="0" w:color="auto"/>
            <w:left w:val="none" w:sz="0" w:space="0" w:color="auto"/>
            <w:bottom w:val="none" w:sz="0" w:space="0" w:color="auto"/>
            <w:right w:val="none" w:sz="0" w:space="0" w:color="auto"/>
          </w:divBdr>
        </w:div>
        <w:div w:id="633558174">
          <w:marLeft w:val="173"/>
          <w:marRight w:val="0"/>
          <w:marTop w:val="0"/>
          <w:marBottom w:val="0"/>
          <w:divBdr>
            <w:top w:val="none" w:sz="0" w:space="0" w:color="auto"/>
            <w:left w:val="none" w:sz="0" w:space="0" w:color="auto"/>
            <w:bottom w:val="none" w:sz="0" w:space="0" w:color="auto"/>
            <w:right w:val="none" w:sz="0" w:space="0" w:color="auto"/>
          </w:divBdr>
        </w:div>
      </w:divsChild>
    </w:div>
    <w:div w:id="1420756492">
      <w:bodyDiv w:val="1"/>
      <w:marLeft w:val="0"/>
      <w:marRight w:val="0"/>
      <w:marTop w:val="0"/>
      <w:marBottom w:val="0"/>
      <w:divBdr>
        <w:top w:val="none" w:sz="0" w:space="0" w:color="auto"/>
        <w:left w:val="none" w:sz="0" w:space="0" w:color="auto"/>
        <w:bottom w:val="none" w:sz="0" w:space="0" w:color="auto"/>
        <w:right w:val="none" w:sz="0" w:space="0" w:color="auto"/>
      </w:divBdr>
    </w:div>
    <w:div w:id="1436559715">
      <w:bodyDiv w:val="1"/>
      <w:marLeft w:val="0"/>
      <w:marRight w:val="0"/>
      <w:marTop w:val="0"/>
      <w:marBottom w:val="0"/>
      <w:divBdr>
        <w:top w:val="none" w:sz="0" w:space="0" w:color="auto"/>
        <w:left w:val="none" w:sz="0" w:space="0" w:color="auto"/>
        <w:bottom w:val="none" w:sz="0" w:space="0" w:color="auto"/>
        <w:right w:val="none" w:sz="0" w:space="0" w:color="auto"/>
      </w:divBdr>
    </w:div>
    <w:div w:id="1573853686">
      <w:bodyDiv w:val="1"/>
      <w:marLeft w:val="0"/>
      <w:marRight w:val="0"/>
      <w:marTop w:val="0"/>
      <w:marBottom w:val="0"/>
      <w:divBdr>
        <w:top w:val="none" w:sz="0" w:space="0" w:color="auto"/>
        <w:left w:val="none" w:sz="0" w:space="0" w:color="auto"/>
        <w:bottom w:val="none" w:sz="0" w:space="0" w:color="auto"/>
        <w:right w:val="none" w:sz="0" w:space="0" w:color="auto"/>
      </w:divBdr>
    </w:div>
    <w:div w:id="1610509451">
      <w:bodyDiv w:val="1"/>
      <w:marLeft w:val="0"/>
      <w:marRight w:val="0"/>
      <w:marTop w:val="0"/>
      <w:marBottom w:val="0"/>
      <w:divBdr>
        <w:top w:val="none" w:sz="0" w:space="0" w:color="auto"/>
        <w:left w:val="none" w:sz="0" w:space="0" w:color="auto"/>
        <w:bottom w:val="none" w:sz="0" w:space="0" w:color="auto"/>
        <w:right w:val="none" w:sz="0" w:space="0" w:color="auto"/>
      </w:divBdr>
      <w:divsChild>
        <w:div w:id="1562011669">
          <w:marLeft w:val="173"/>
          <w:marRight w:val="0"/>
          <w:marTop w:val="0"/>
          <w:marBottom w:val="0"/>
          <w:divBdr>
            <w:top w:val="none" w:sz="0" w:space="0" w:color="auto"/>
            <w:left w:val="none" w:sz="0" w:space="0" w:color="auto"/>
            <w:bottom w:val="none" w:sz="0" w:space="0" w:color="auto"/>
            <w:right w:val="none" w:sz="0" w:space="0" w:color="auto"/>
          </w:divBdr>
        </w:div>
        <w:div w:id="558708872">
          <w:marLeft w:val="173"/>
          <w:marRight w:val="0"/>
          <w:marTop w:val="0"/>
          <w:marBottom w:val="0"/>
          <w:divBdr>
            <w:top w:val="none" w:sz="0" w:space="0" w:color="auto"/>
            <w:left w:val="none" w:sz="0" w:space="0" w:color="auto"/>
            <w:bottom w:val="none" w:sz="0" w:space="0" w:color="auto"/>
            <w:right w:val="none" w:sz="0" w:space="0" w:color="auto"/>
          </w:divBdr>
        </w:div>
        <w:div w:id="1675451111">
          <w:marLeft w:val="173"/>
          <w:marRight w:val="0"/>
          <w:marTop w:val="0"/>
          <w:marBottom w:val="0"/>
          <w:divBdr>
            <w:top w:val="none" w:sz="0" w:space="0" w:color="auto"/>
            <w:left w:val="none" w:sz="0" w:space="0" w:color="auto"/>
            <w:bottom w:val="none" w:sz="0" w:space="0" w:color="auto"/>
            <w:right w:val="none" w:sz="0" w:space="0" w:color="auto"/>
          </w:divBdr>
        </w:div>
        <w:div w:id="1712345966">
          <w:marLeft w:val="173"/>
          <w:marRight w:val="0"/>
          <w:marTop w:val="0"/>
          <w:marBottom w:val="0"/>
          <w:divBdr>
            <w:top w:val="none" w:sz="0" w:space="0" w:color="auto"/>
            <w:left w:val="none" w:sz="0" w:space="0" w:color="auto"/>
            <w:bottom w:val="none" w:sz="0" w:space="0" w:color="auto"/>
            <w:right w:val="none" w:sz="0" w:space="0" w:color="auto"/>
          </w:divBdr>
        </w:div>
        <w:div w:id="1444570411">
          <w:marLeft w:val="173"/>
          <w:marRight w:val="0"/>
          <w:marTop w:val="0"/>
          <w:marBottom w:val="0"/>
          <w:divBdr>
            <w:top w:val="none" w:sz="0" w:space="0" w:color="auto"/>
            <w:left w:val="none" w:sz="0" w:space="0" w:color="auto"/>
            <w:bottom w:val="none" w:sz="0" w:space="0" w:color="auto"/>
            <w:right w:val="none" w:sz="0" w:space="0" w:color="auto"/>
          </w:divBdr>
        </w:div>
        <w:div w:id="1459294934">
          <w:marLeft w:val="173"/>
          <w:marRight w:val="0"/>
          <w:marTop w:val="0"/>
          <w:marBottom w:val="0"/>
          <w:divBdr>
            <w:top w:val="none" w:sz="0" w:space="0" w:color="auto"/>
            <w:left w:val="none" w:sz="0" w:space="0" w:color="auto"/>
            <w:bottom w:val="none" w:sz="0" w:space="0" w:color="auto"/>
            <w:right w:val="none" w:sz="0" w:space="0" w:color="auto"/>
          </w:divBdr>
        </w:div>
        <w:div w:id="502547148">
          <w:marLeft w:val="173"/>
          <w:marRight w:val="0"/>
          <w:marTop w:val="0"/>
          <w:marBottom w:val="0"/>
          <w:divBdr>
            <w:top w:val="none" w:sz="0" w:space="0" w:color="auto"/>
            <w:left w:val="none" w:sz="0" w:space="0" w:color="auto"/>
            <w:bottom w:val="none" w:sz="0" w:space="0" w:color="auto"/>
            <w:right w:val="none" w:sz="0" w:space="0" w:color="auto"/>
          </w:divBdr>
        </w:div>
        <w:div w:id="710037048">
          <w:marLeft w:val="173"/>
          <w:marRight w:val="0"/>
          <w:marTop w:val="0"/>
          <w:marBottom w:val="0"/>
          <w:divBdr>
            <w:top w:val="none" w:sz="0" w:space="0" w:color="auto"/>
            <w:left w:val="none" w:sz="0" w:space="0" w:color="auto"/>
            <w:bottom w:val="none" w:sz="0" w:space="0" w:color="auto"/>
            <w:right w:val="none" w:sz="0" w:space="0" w:color="auto"/>
          </w:divBdr>
        </w:div>
        <w:div w:id="1278832013">
          <w:marLeft w:val="173"/>
          <w:marRight w:val="0"/>
          <w:marTop w:val="0"/>
          <w:marBottom w:val="0"/>
          <w:divBdr>
            <w:top w:val="none" w:sz="0" w:space="0" w:color="auto"/>
            <w:left w:val="none" w:sz="0" w:space="0" w:color="auto"/>
            <w:bottom w:val="none" w:sz="0" w:space="0" w:color="auto"/>
            <w:right w:val="none" w:sz="0" w:space="0" w:color="auto"/>
          </w:divBdr>
        </w:div>
      </w:divsChild>
    </w:div>
    <w:div w:id="1870491758">
      <w:bodyDiv w:val="1"/>
      <w:marLeft w:val="0"/>
      <w:marRight w:val="0"/>
      <w:marTop w:val="0"/>
      <w:marBottom w:val="0"/>
      <w:divBdr>
        <w:top w:val="none" w:sz="0" w:space="0" w:color="auto"/>
        <w:left w:val="none" w:sz="0" w:space="0" w:color="auto"/>
        <w:bottom w:val="none" w:sz="0" w:space="0" w:color="auto"/>
        <w:right w:val="none" w:sz="0" w:space="0" w:color="auto"/>
      </w:divBdr>
    </w:div>
    <w:div w:id="1909918782">
      <w:bodyDiv w:val="1"/>
      <w:marLeft w:val="0"/>
      <w:marRight w:val="0"/>
      <w:marTop w:val="0"/>
      <w:marBottom w:val="0"/>
      <w:divBdr>
        <w:top w:val="none" w:sz="0" w:space="0" w:color="auto"/>
        <w:left w:val="none" w:sz="0" w:space="0" w:color="auto"/>
        <w:bottom w:val="none" w:sz="0" w:space="0" w:color="auto"/>
        <w:right w:val="none" w:sz="0" w:space="0" w:color="auto"/>
      </w:divBdr>
    </w:div>
    <w:div w:id="1944796932">
      <w:bodyDiv w:val="1"/>
      <w:marLeft w:val="0"/>
      <w:marRight w:val="0"/>
      <w:marTop w:val="0"/>
      <w:marBottom w:val="0"/>
      <w:divBdr>
        <w:top w:val="none" w:sz="0" w:space="0" w:color="auto"/>
        <w:left w:val="none" w:sz="0" w:space="0" w:color="auto"/>
        <w:bottom w:val="none" w:sz="0" w:space="0" w:color="auto"/>
        <w:right w:val="none" w:sz="0" w:space="0" w:color="auto"/>
      </w:divBdr>
    </w:div>
    <w:div w:id="1953200104">
      <w:bodyDiv w:val="1"/>
      <w:marLeft w:val="0"/>
      <w:marRight w:val="0"/>
      <w:marTop w:val="0"/>
      <w:marBottom w:val="0"/>
      <w:divBdr>
        <w:top w:val="none" w:sz="0" w:space="0" w:color="auto"/>
        <w:left w:val="none" w:sz="0" w:space="0" w:color="auto"/>
        <w:bottom w:val="none" w:sz="0" w:space="0" w:color="auto"/>
        <w:right w:val="none" w:sz="0" w:space="0" w:color="auto"/>
      </w:divBdr>
    </w:div>
    <w:div w:id="1992706380">
      <w:bodyDiv w:val="1"/>
      <w:marLeft w:val="0"/>
      <w:marRight w:val="0"/>
      <w:marTop w:val="0"/>
      <w:marBottom w:val="0"/>
      <w:divBdr>
        <w:top w:val="none" w:sz="0" w:space="0" w:color="auto"/>
        <w:left w:val="none" w:sz="0" w:space="0" w:color="auto"/>
        <w:bottom w:val="none" w:sz="0" w:space="0" w:color="auto"/>
        <w:right w:val="none" w:sz="0" w:space="0" w:color="auto"/>
      </w:divBdr>
      <w:divsChild>
        <w:div w:id="35933237">
          <w:marLeft w:val="173"/>
          <w:marRight w:val="0"/>
          <w:marTop w:val="0"/>
          <w:marBottom w:val="0"/>
          <w:divBdr>
            <w:top w:val="none" w:sz="0" w:space="0" w:color="auto"/>
            <w:left w:val="none" w:sz="0" w:space="0" w:color="auto"/>
            <w:bottom w:val="none" w:sz="0" w:space="0" w:color="auto"/>
            <w:right w:val="none" w:sz="0" w:space="0" w:color="auto"/>
          </w:divBdr>
        </w:div>
        <w:div w:id="700322226">
          <w:marLeft w:val="173"/>
          <w:marRight w:val="0"/>
          <w:marTop w:val="0"/>
          <w:marBottom w:val="0"/>
          <w:divBdr>
            <w:top w:val="none" w:sz="0" w:space="0" w:color="auto"/>
            <w:left w:val="none" w:sz="0" w:space="0" w:color="auto"/>
            <w:bottom w:val="none" w:sz="0" w:space="0" w:color="auto"/>
            <w:right w:val="none" w:sz="0" w:space="0" w:color="auto"/>
          </w:divBdr>
        </w:div>
      </w:divsChild>
    </w:div>
    <w:div w:id="200836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wmf"/><Relationship Id="rId21" Type="http://schemas.openxmlformats.org/officeDocument/2006/relationships/image" Target="media/image11.png"/><Relationship Id="rId63" Type="http://schemas.openxmlformats.org/officeDocument/2006/relationships/image" Target="media/image32.wmf"/><Relationship Id="rId159" Type="http://schemas.openxmlformats.org/officeDocument/2006/relationships/image" Target="media/image79.wmf"/><Relationship Id="rId324" Type="http://schemas.openxmlformats.org/officeDocument/2006/relationships/fontTable" Target="fontTable.xml"/><Relationship Id="rId170" Type="http://schemas.openxmlformats.org/officeDocument/2006/relationships/oleObject" Target="embeddings/oleObject77.bin"/><Relationship Id="rId226" Type="http://schemas.openxmlformats.org/officeDocument/2006/relationships/image" Target="media/image112.wmf"/><Relationship Id="rId268" Type="http://schemas.openxmlformats.org/officeDocument/2006/relationships/image" Target="media/image134.wmf"/><Relationship Id="rId32" Type="http://schemas.openxmlformats.org/officeDocument/2006/relationships/oleObject" Target="embeddings/oleObject7.bin"/><Relationship Id="rId74" Type="http://schemas.openxmlformats.org/officeDocument/2006/relationships/oleObject" Target="embeddings/oleObject28.bin"/><Relationship Id="rId128" Type="http://schemas.openxmlformats.org/officeDocument/2006/relationships/oleObject" Target="embeddings/oleObject55.bin"/><Relationship Id="rId5" Type="http://schemas.openxmlformats.org/officeDocument/2006/relationships/settings" Target="settings.xml"/><Relationship Id="rId181" Type="http://schemas.openxmlformats.org/officeDocument/2006/relationships/image" Target="media/image89.wmf"/><Relationship Id="rId237" Type="http://schemas.openxmlformats.org/officeDocument/2006/relationships/image" Target="media/image118.wmf"/><Relationship Id="rId279" Type="http://schemas.openxmlformats.org/officeDocument/2006/relationships/oleObject" Target="embeddings/oleObject131.bin"/><Relationship Id="rId43" Type="http://schemas.openxmlformats.org/officeDocument/2006/relationships/image" Target="media/image23.wmf"/><Relationship Id="rId139" Type="http://schemas.openxmlformats.org/officeDocument/2006/relationships/image" Target="media/image70.wmf"/><Relationship Id="rId290" Type="http://schemas.openxmlformats.org/officeDocument/2006/relationships/oleObject" Target="embeddings/oleObject136.bin"/><Relationship Id="rId304" Type="http://schemas.openxmlformats.org/officeDocument/2006/relationships/image" Target="media/image153.wmf"/><Relationship Id="rId85" Type="http://schemas.openxmlformats.org/officeDocument/2006/relationships/oleObject" Target="embeddings/oleObject33.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248" Type="http://schemas.openxmlformats.org/officeDocument/2006/relationships/oleObject" Target="embeddings/oleObject116.bin"/><Relationship Id="rId12" Type="http://schemas.openxmlformats.org/officeDocument/2006/relationships/image" Target="media/image4.wmf"/><Relationship Id="rId108" Type="http://schemas.openxmlformats.org/officeDocument/2006/relationships/image" Target="media/image55.wmf"/><Relationship Id="rId315" Type="http://schemas.openxmlformats.org/officeDocument/2006/relationships/image" Target="media/image158.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1.bin"/><Relationship Id="rId23" Type="http://schemas.openxmlformats.org/officeDocument/2006/relationships/image" Target="media/image13.wmf"/><Relationship Id="rId119" Type="http://schemas.openxmlformats.org/officeDocument/2006/relationships/oleObject" Target="embeddings/oleObject50.bin"/><Relationship Id="rId270" Type="http://schemas.openxmlformats.org/officeDocument/2006/relationships/image" Target="media/image135.wmf"/><Relationship Id="rId65" Type="http://schemas.openxmlformats.org/officeDocument/2006/relationships/image" Target="media/image33.wmf"/><Relationship Id="rId130" Type="http://schemas.openxmlformats.org/officeDocument/2006/relationships/oleObject" Target="embeddings/oleObject56.bin"/><Relationship Id="rId172" Type="http://schemas.openxmlformats.org/officeDocument/2006/relationships/oleObject" Target="embeddings/oleObject79.bin"/><Relationship Id="rId228" Type="http://schemas.openxmlformats.org/officeDocument/2006/relationships/image" Target="media/image113.wmf"/><Relationship Id="rId281" Type="http://schemas.openxmlformats.org/officeDocument/2006/relationships/oleObject" Target="embeddings/oleObject132.bin"/><Relationship Id="rId34" Type="http://schemas.openxmlformats.org/officeDocument/2006/relationships/oleObject" Target="embeddings/oleObject8.bin"/><Relationship Id="rId76" Type="http://schemas.openxmlformats.org/officeDocument/2006/relationships/oleObject" Target="embeddings/oleObject29.bin"/><Relationship Id="rId141" Type="http://schemas.openxmlformats.org/officeDocument/2006/relationships/oleObject" Target="embeddings/oleObject62.bin"/><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0.wmf"/><Relationship Id="rId218" Type="http://schemas.openxmlformats.org/officeDocument/2006/relationships/image" Target="media/image108.wmf"/><Relationship Id="rId239" Type="http://schemas.openxmlformats.org/officeDocument/2006/relationships/image" Target="media/image119.wmf"/><Relationship Id="rId250" Type="http://schemas.openxmlformats.org/officeDocument/2006/relationships/oleObject" Target="embeddings/oleObject117.bin"/><Relationship Id="rId271" Type="http://schemas.openxmlformats.org/officeDocument/2006/relationships/oleObject" Target="embeddings/oleObject127.bin"/><Relationship Id="rId292" Type="http://schemas.openxmlformats.org/officeDocument/2006/relationships/oleObject" Target="embeddings/oleObject137.bin"/><Relationship Id="rId306" Type="http://schemas.openxmlformats.org/officeDocument/2006/relationships/image" Target="media/image154.wmf"/><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oleObject" Target="embeddings/oleObject46.bin"/><Relationship Id="rId131" Type="http://schemas.openxmlformats.org/officeDocument/2006/relationships/image" Target="media/image66.wmf"/><Relationship Id="rId152" Type="http://schemas.openxmlformats.org/officeDocument/2006/relationships/image" Target="media/image75.wmf"/><Relationship Id="rId173" Type="http://schemas.openxmlformats.org/officeDocument/2006/relationships/image" Target="media/image85.wmf"/><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oleObject" Target="embeddings/oleObject107.bin"/><Relationship Id="rId240" Type="http://schemas.openxmlformats.org/officeDocument/2006/relationships/oleObject" Target="embeddings/oleObject112.bin"/><Relationship Id="rId261" Type="http://schemas.openxmlformats.org/officeDocument/2006/relationships/oleObject" Target="embeddings/oleObject122.bin"/><Relationship Id="rId14" Type="http://schemas.openxmlformats.org/officeDocument/2006/relationships/image" Target="media/image5.png"/><Relationship Id="rId35" Type="http://schemas.openxmlformats.org/officeDocument/2006/relationships/image" Target="media/image19.wmf"/><Relationship Id="rId56" Type="http://schemas.openxmlformats.org/officeDocument/2006/relationships/image" Target="media/image29.wmf"/><Relationship Id="rId77" Type="http://schemas.openxmlformats.org/officeDocument/2006/relationships/image" Target="media/image39.wmf"/><Relationship Id="rId100" Type="http://schemas.openxmlformats.org/officeDocument/2006/relationships/image" Target="media/image51.wmf"/><Relationship Id="rId282" Type="http://schemas.openxmlformats.org/officeDocument/2006/relationships/image" Target="media/image141.wmf"/><Relationship Id="rId317" Type="http://schemas.openxmlformats.org/officeDocument/2006/relationships/image" Target="media/image159.wmf"/><Relationship Id="rId8" Type="http://schemas.openxmlformats.org/officeDocument/2006/relationships/endnotes" Target="endnotes.xml"/><Relationship Id="rId98" Type="http://schemas.openxmlformats.org/officeDocument/2006/relationships/image" Target="media/image50.wmf"/><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image" Target="media/image81.wmf"/><Relationship Id="rId184" Type="http://schemas.openxmlformats.org/officeDocument/2006/relationships/oleObject" Target="embeddings/oleObject85.bin"/><Relationship Id="rId219" Type="http://schemas.openxmlformats.org/officeDocument/2006/relationships/oleObject" Target="embeddings/oleObject102.bin"/><Relationship Id="rId230" Type="http://schemas.openxmlformats.org/officeDocument/2006/relationships/image" Target="media/image114.wmf"/><Relationship Id="rId251" Type="http://schemas.openxmlformats.org/officeDocument/2006/relationships/image" Target="media/image125.png"/><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image" Target="media/image34.wmf"/><Relationship Id="rId272" Type="http://schemas.openxmlformats.org/officeDocument/2006/relationships/image" Target="media/image136.wmf"/><Relationship Id="rId293" Type="http://schemas.openxmlformats.org/officeDocument/2006/relationships/image" Target="media/image147.wmf"/><Relationship Id="rId307" Type="http://schemas.openxmlformats.org/officeDocument/2006/relationships/oleObject" Target="embeddings/oleObject144.bin"/><Relationship Id="rId88" Type="http://schemas.openxmlformats.org/officeDocument/2006/relationships/image" Target="media/image45.wmf"/><Relationship Id="rId111" Type="http://schemas.openxmlformats.org/officeDocument/2006/relationships/image" Target="media/image5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09.wmf"/><Relationship Id="rId241" Type="http://schemas.openxmlformats.org/officeDocument/2006/relationships/image" Target="media/image120.wmf"/><Relationship Id="rId15" Type="http://schemas.openxmlformats.org/officeDocument/2006/relationships/image" Target="media/image6.emf"/><Relationship Id="rId36" Type="http://schemas.openxmlformats.org/officeDocument/2006/relationships/oleObject" Target="embeddings/oleObject9.bin"/><Relationship Id="rId57" Type="http://schemas.openxmlformats.org/officeDocument/2006/relationships/oleObject" Target="embeddings/oleObject19.bin"/><Relationship Id="rId262" Type="http://schemas.openxmlformats.org/officeDocument/2006/relationships/image" Target="media/image131.wmf"/><Relationship Id="rId283" Type="http://schemas.openxmlformats.org/officeDocument/2006/relationships/oleObject" Target="embeddings/oleObject133.bin"/><Relationship Id="rId318" Type="http://schemas.openxmlformats.org/officeDocument/2006/relationships/oleObject" Target="embeddings/oleObject150.bin"/><Relationship Id="rId78" Type="http://schemas.openxmlformats.org/officeDocument/2006/relationships/oleObject" Target="embeddings/oleObject30.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2.wmf"/><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wmf"/><Relationship Id="rId9" Type="http://schemas.openxmlformats.org/officeDocument/2006/relationships/image" Target="media/image1.png"/><Relationship Id="rId210" Type="http://schemas.openxmlformats.org/officeDocument/2006/relationships/image" Target="media/image104.wmf"/><Relationship Id="rId26" Type="http://schemas.openxmlformats.org/officeDocument/2006/relationships/oleObject" Target="embeddings/oleObject4.bin"/><Relationship Id="rId231" Type="http://schemas.openxmlformats.org/officeDocument/2006/relationships/oleObject" Target="embeddings/oleObject108.bin"/><Relationship Id="rId252" Type="http://schemas.openxmlformats.org/officeDocument/2006/relationships/image" Target="media/image126.wmf"/><Relationship Id="rId273" Type="http://schemas.openxmlformats.org/officeDocument/2006/relationships/oleObject" Target="embeddings/oleObject128.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oleObject" Target="embeddings/oleObject47.bin"/><Relationship Id="rId133" Type="http://schemas.openxmlformats.org/officeDocument/2006/relationships/image" Target="media/image67.wmf"/><Relationship Id="rId154" Type="http://schemas.openxmlformats.org/officeDocument/2006/relationships/image" Target="media/image76.wmf"/><Relationship Id="rId175" Type="http://schemas.openxmlformats.org/officeDocument/2006/relationships/image" Target="media/image86.wmf"/><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7.png"/><Relationship Id="rId221" Type="http://schemas.openxmlformats.org/officeDocument/2006/relationships/oleObject" Target="embeddings/oleObject103.bin"/><Relationship Id="rId242" Type="http://schemas.openxmlformats.org/officeDocument/2006/relationships/oleObject" Target="embeddings/oleObject113.bin"/><Relationship Id="rId263" Type="http://schemas.openxmlformats.org/officeDocument/2006/relationships/oleObject" Target="embeddings/oleObject123.bin"/><Relationship Id="rId284" Type="http://schemas.openxmlformats.org/officeDocument/2006/relationships/image" Target="media/image142.png"/><Relationship Id="rId319" Type="http://schemas.openxmlformats.org/officeDocument/2006/relationships/image" Target="media/image160.wmf"/><Relationship Id="rId37" Type="http://schemas.openxmlformats.org/officeDocument/2006/relationships/image" Target="media/image20.wmf"/><Relationship Id="rId58" Type="http://schemas.openxmlformats.org/officeDocument/2006/relationships/image" Target="media/image30.wmf"/><Relationship Id="rId79" Type="http://schemas.openxmlformats.org/officeDocument/2006/relationships/image" Target="media/image40.wmf"/><Relationship Id="rId102" Type="http://schemas.openxmlformats.org/officeDocument/2006/relationships/image" Target="media/image52.wmf"/><Relationship Id="rId123" Type="http://schemas.openxmlformats.org/officeDocument/2006/relationships/oleObject" Target="embeddings/oleObject52.bin"/><Relationship Id="rId144" Type="http://schemas.openxmlformats.org/officeDocument/2006/relationships/oleObject" Target="embeddings/oleObject64.bin"/><Relationship Id="rId90" Type="http://schemas.openxmlformats.org/officeDocument/2006/relationships/image" Target="media/image46.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oleObject" Target="embeddings/oleObject98.bin"/><Relationship Id="rId232" Type="http://schemas.openxmlformats.org/officeDocument/2006/relationships/image" Target="media/image115.png"/><Relationship Id="rId253" Type="http://schemas.openxmlformats.org/officeDocument/2006/relationships/oleObject" Target="embeddings/oleObject118.bin"/><Relationship Id="rId274" Type="http://schemas.openxmlformats.org/officeDocument/2006/relationships/image" Target="media/image137.wmf"/><Relationship Id="rId295" Type="http://schemas.openxmlformats.org/officeDocument/2006/relationships/image" Target="media/image148.wmf"/><Relationship Id="rId309" Type="http://schemas.openxmlformats.org/officeDocument/2006/relationships/image" Target="media/image155.wmf"/><Relationship Id="rId27" Type="http://schemas.openxmlformats.org/officeDocument/2006/relationships/image" Target="media/image15.wmf"/><Relationship Id="rId48" Type="http://schemas.openxmlformats.org/officeDocument/2006/relationships/comments" Target="comments.xml"/><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oleObject" Target="embeddings/oleObject58.bin"/><Relationship Id="rId320" Type="http://schemas.openxmlformats.org/officeDocument/2006/relationships/oleObject" Target="embeddings/oleObject151.bin"/><Relationship Id="rId80" Type="http://schemas.openxmlformats.org/officeDocument/2006/relationships/oleObject" Target="embeddings/oleObject31.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1.wmf"/><Relationship Id="rId264" Type="http://schemas.openxmlformats.org/officeDocument/2006/relationships/image" Target="media/image132.wmf"/><Relationship Id="rId285" Type="http://schemas.openxmlformats.org/officeDocument/2006/relationships/image" Target="media/image143.wmf"/><Relationship Id="rId17" Type="http://schemas.openxmlformats.org/officeDocument/2006/relationships/image" Target="media/image8.png"/><Relationship Id="rId38" Type="http://schemas.openxmlformats.org/officeDocument/2006/relationships/oleObject" Target="embeddings/oleObject10.bin"/><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oleObject" Target="embeddings/oleObject146.bin"/><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image" Target="media/image72.wmf"/><Relationship Id="rId166" Type="http://schemas.openxmlformats.org/officeDocument/2006/relationships/oleObject" Target="embeddings/oleObject75.bin"/><Relationship Id="rId187" Type="http://schemas.openxmlformats.org/officeDocument/2006/relationships/image" Target="media/image92.wmf"/><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6.wmf"/><Relationship Id="rId254" Type="http://schemas.openxmlformats.org/officeDocument/2006/relationships/image" Target="media/image127.wmf"/><Relationship Id="rId28" Type="http://schemas.openxmlformats.org/officeDocument/2006/relationships/oleObject" Target="embeddings/oleObject5.bin"/><Relationship Id="rId49" Type="http://schemas.openxmlformats.org/officeDocument/2006/relationships/image" Target="media/image25.emf"/><Relationship Id="rId114" Type="http://schemas.openxmlformats.org/officeDocument/2006/relationships/oleObject" Target="embeddings/oleObject48.bin"/><Relationship Id="rId275" Type="http://schemas.openxmlformats.org/officeDocument/2006/relationships/oleObject" Target="embeddings/oleObject129.bin"/><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image" Target="media/image31.wmf"/><Relationship Id="rId81" Type="http://schemas.openxmlformats.org/officeDocument/2006/relationships/image" Target="media/image41.wmf"/><Relationship Id="rId135" Type="http://schemas.openxmlformats.org/officeDocument/2006/relationships/image" Target="media/image68.wmf"/><Relationship Id="rId156" Type="http://schemas.openxmlformats.org/officeDocument/2006/relationships/image" Target="media/image77.jpeg"/><Relationship Id="rId177" Type="http://schemas.openxmlformats.org/officeDocument/2006/relationships/image" Target="media/image87.wmf"/><Relationship Id="rId198" Type="http://schemas.openxmlformats.org/officeDocument/2006/relationships/image" Target="media/image98.wmf"/><Relationship Id="rId321" Type="http://schemas.openxmlformats.org/officeDocument/2006/relationships/image" Target="media/image161.wmf"/><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4.bin"/><Relationship Id="rId18" Type="http://schemas.openxmlformats.org/officeDocument/2006/relationships/image" Target="media/image9.png"/><Relationship Id="rId39" Type="http://schemas.openxmlformats.org/officeDocument/2006/relationships/image" Target="media/image21.wmf"/><Relationship Id="rId265" Type="http://schemas.openxmlformats.org/officeDocument/2006/relationships/oleObject" Target="embeddings/oleObject124.bin"/><Relationship Id="rId286" Type="http://schemas.openxmlformats.org/officeDocument/2006/relationships/oleObject" Target="embeddings/oleObject134.bin"/><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oleObject" Target="embeddings/oleObject65.bin"/><Relationship Id="rId167" Type="http://schemas.openxmlformats.org/officeDocument/2006/relationships/image" Target="media/image83.wmf"/><Relationship Id="rId188" Type="http://schemas.openxmlformats.org/officeDocument/2006/relationships/oleObject" Target="embeddings/oleObject87.bin"/><Relationship Id="rId311" Type="http://schemas.openxmlformats.org/officeDocument/2006/relationships/image" Target="media/image156.wmf"/><Relationship Id="rId71" Type="http://schemas.openxmlformats.org/officeDocument/2006/relationships/image" Target="media/image36.wmf"/><Relationship Id="rId92" Type="http://schemas.openxmlformats.org/officeDocument/2006/relationships/image" Target="media/image47.wmf"/><Relationship Id="rId213" Type="http://schemas.openxmlformats.org/officeDocument/2006/relationships/oleObject" Target="embeddings/oleObject99.bin"/><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oleObject" Target="embeddings/oleObject119.bin"/><Relationship Id="rId276" Type="http://schemas.openxmlformats.org/officeDocument/2006/relationships/image" Target="media/image138.wmf"/><Relationship Id="rId297" Type="http://schemas.openxmlformats.org/officeDocument/2006/relationships/image" Target="media/image149.wmf"/><Relationship Id="rId40" Type="http://schemas.openxmlformats.org/officeDocument/2006/relationships/oleObject" Target="embeddings/oleObject11.bin"/><Relationship Id="rId115" Type="http://schemas.openxmlformats.org/officeDocument/2006/relationships/image" Target="media/image58.wmf"/><Relationship Id="rId136" Type="http://schemas.openxmlformats.org/officeDocument/2006/relationships/oleObject" Target="embeddings/oleObject59.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image" Target="media/image151.png"/><Relationship Id="rId322" Type="http://schemas.openxmlformats.org/officeDocument/2006/relationships/oleObject" Target="embeddings/oleObject152.bin"/><Relationship Id="rId61" Type="http://schemas.openxmlformats.org/officeDocument/2006/relationships/oleObject" Target="embeddings/oleObject21.bin"/><Relationship Id="rId82" Type="http://schemas.openxmlformats.org/officeDocument/2006/relationships/oleObject" Target="embeddings/oleObject32.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image" Target="media/image10.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image" Target="media/image133.wmf"/><Relationship Id="rId287" Type="http://schemas.openxmlformats.org/officeDocument/2006/relationships/image" Target="media/image144.wmf"/><Relationship Id="rId30" Type="http://schemas.openxmlformats.org/officeDocument/2006/relationships/oleObject" Target="embeddings/oleObject6.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6.bin"/><Relationship Id="rId168" Type="http://schemas.openxmlformats.org/officeDocument/2006/relationships/oleObject" Target="embeddings/oleObject76.bin"/><Relationship Id="rId312" Type="http://schemas.openxmlformats.org/officeDocument/2006/relationships/oleObject" Target="embeddings/oleObject147.bin"/><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7.bin"/><Relationship Id="rId18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image" Target="media/image117.wmf"/><Relationship Id="rId256" Type="http://schemas.openxmlformats.org/officeDocument/2006/relationships/image" Target="media/image128.wmf"/><Relationship Id="rId277" Type="http://schemas.openxmlformats.org/officeDocument/2006/relationships/oleObject" Target="embeddings/oleObject130.bin"/><Relationship Id="rId298" Type="http://schemas.openxmlformats.org/officeDocument/2006/relationships/oleObject" Target="embeddings/oleObject140.bin"/><Relationship Id="rId116" Type="http://schemas.openxmlformats.org/officeDocument/2006/relationships/oleObject" Target="embeddings/oleObject49.bin"/><Relationship Id="rId137" Type="http://schemas.openxmlformats.org/officeDocument/2006/relationships/image" Target="media/image69.wmf"/><Relationship Id="rId158" Type="http://schemas.openxmlformats.org/officeDocument/2006/relationships/oleObject" Target="embeddings/oleObject71.bin"/><Relationship Id="rId302" Type="http://schemas.openxmlformats.org/officeDocument/2006/relationships/image" Target="media/image152.wmf"/><Relationship Id="rId323"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oleObject" Target="embeddings/oleObject22.bin"/><Relationship Id="rId83" Type="http://schemas.openxmlformats.org/officeDocument/2006/relationships/image" Target="media/image42.png"/><Relationship Id="rId179" Type="http://schemas.openxmlformats.org/officeDocument/2006/relationships/image" Target="media/image88.wmf"/><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5.bin"/><Relationship Id="rId288" Type="http://schemas.openxmlformats.org/officeDocument/2006/relationships/oleObject" Target="embeddings/oleObject135.bin"/><Relationship Id="rId106" Type="http://schemas.openxmlformats.org/officeDocument/2006/relationships/image" Target="media/image54.wmf"/><Relationship Id="rId127" Type="http://schemas.openxmlformats.org/officeDocument/2006/relationships/image" Target="media/image64.wmf"/><Relationship Id="rId313" Type="http://schemas.openxmlformats.org/officeDocument/2006/relationships/image" Target="media/image157.wmf"/><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image" Target="media/image37.wmf"/><Relationship Id="rId94" Type="http://schemas.openxmlformats.org/officeDocument/2006/relationships/image" Target="media/image48.wmf"/><Relationship Id="rId148" Type="http://schemas.openxmlformats.org/officeDocument/2006/relationships/image" Target="media/image73.wmf"/><Relationship Id="rId169" Type="http://schemas.openxmlformats.org/officeDocument/2006/relationships/image" Target="media/image84.wmf"/><Relationship Id="rId4" Type="http://schemas.microsoft.com/office/2007/relationships/stylesWithEffects" Target="stylesWithEffect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oleObject" Target="embeddings/oleObject110.bin"/><Relationship Id="rId257" Type="http://schemas.openxmlformats.org/officeDocument/2006/relationships/oleObject" Target="embeddings/oleObject120.bin"/><Relationship Id="rId278" Type="http://schemas.openxmlformats.org/officeDocument/2006/relationships/image" Target="media/image139.wmf"/><Relationship Id="rId303" Type="http://schemas.openxmlformats.org/officeDocument/2006/relationships/oleObject" Target="embeddings/oleObject142.bin"/><Relationship Id="rId42" Type="http://schemas.openxmlformats.org/officeDocument/2006/relationships/oleObject" Target="embeddings/oleObject12.bin"/><Relationship Id="rId84" Type="http://schemas.openxmlformats.org/officeDocument/2006/relationships/image" Target="media/image43.wmf"/><Relationship Id="rId138" Type="http://schemas.openxmlformats.org/officeDocument/2006/relationships/oleObject" Target="embeddings/oleObject60.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3.wmf"/><Relationship Id="rId107" Type="http://schemas.openxmlformats.org/officeDocument/2006/relationships/oleObject" Target="embeddings/oleObject44.bin"/><Relationship Id="rId289" Type="http://schemas.openxmlformats.org/officeDocument/2006/relationships/image" Target="media/image145.wmf"/><Relationship Id="rId11" Type="http://schemas.openxmlformats.org/officeDocument/2006/relationships/image" Target="media/image3.png"/><Relationship Id="rId53" Type="http://schemas.openxmlformats.org/officeDocument/2006/relationships/oleObject" Target="embeddings/oleObject17.bin"/><Relationship Id="rId149" Type="http://schemas.openxmlformats.org/officeDocument/2006/relationships/oleObject" Target="embeddings/oleObject67.bin"/><Relationship Id="rId314" Type="http://schemas.openxmlformats.org/officeDocument/2006/relationships/oleObject" Target="embeddings/oleObject148.bin"/><Relationship Id="rId95" Type="http://schemas.openxmlformats.org/officeDocument/2006/relationships/oleObject" Target="embeddings/oleObject38.bin"/><Relationship Id="rId160" Type="http://schemas.openxmlformats.org/officeDocument/2006/relationships/oleObject" Target="embeddings/oleObject72.bin"/><Relationship Id="rId216" Type="http://schemas.openxmlformats.org/officeDocument/2006/relationships/image" Target="media/image107.wmf"/><Relationship Id="rId258" Type="http://schemas.openxmlformats.org/officeDocument/2006/relationships/image" Target="media/image129.wmf"/><Relationship Id="rId22" Type="http://schemas.openxmlformats.org/officeDocument/2006/relationships/image" Target="media/image12.jpeg"/><Relationship Id="rId64" Type="http://schemas.openxmlformats.org/officeDocument/2006/relationships/oleObject" Target="embeddings/oleObject23.bin"/><Relationship Id="rId118" Type="http://schemas.openxmlformats.org/officeDocument/2006/relationships/image" Target="media/image60.wmf"/><Relationship Id="rId325" Type="http://schemas.openxmlformats.org/officeDocument/2006/relationships/theme" Target="theme/theme1.xm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8.wmf"/><Relationship Id="rId129" Type="http://schemas.openxmlformats.org/officeDocument/2006/relationships/image" Target="media/image65.wmf"/><Relationship Id="rId280" Type="http://schemas.openxmlformats.org/officeDocument/2006/relationships/image" Target="media/image140.wmf"/><Relationship Id="rId75" Type="http://schemas.openxmlformats.org/officeDocument/2006/relationships/image" Target="media/image38.wmf"/><Relationship Id="rId140" Type="http://schemas.openxmlformats.org/officeDocument/2006/relationships/oleObject" Target="embeddings/oleObject61.bin"/><Relationship Id="rId182" Type="http://schemas.openxmlformats.org/officeDocument/2006/relationships/oleObject" Target="embeddings/oleObject84.bin"/><Relationship Id="rId6" Type="http://schemas.openxmlformats.org/officeDocument/2006/relationships/webSettings" Target="webSettings.xml"/><Relationship Id="rId238" Type="http://schemas.openxmlformats.org/officeDocument/2006/relationships/oleObject" Target="embeddings/oleObject111.bin"/><Relationship Id="rId291" Type="http://schemas.openxmlformats.org/officeDocument/2006/relationships/image" Target="media/image146.wmf"/><Relationship Id="rId305" Type="http://schemas.openxmlformats.org/officeDocument/2006/relationships/oleObject" Target="embeddings/oleObject143.bin"/><Relationship Id="rId44" Type="http://schemas.openxmlformats.org/officeDocument/2006/relationships/oleObject" Target="embeddings/oleObject13.bin"/><Relationship Id="rId86" Type="http://schemas.openxmlformats.org/officeDocument/2006/relationships/image" Target="media/image44.wmf"/><Relationship Id="rId151" Type="http://schemas.openxmlformats.org/officeDocument/2006/relationships/oleObject" Target="embeddings/oleObject68.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4.wmf"/><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30.wmf"/><Relationship Id="rId316" Type="http://schemas.openxmlformats.org/officeDocument/2006/relationships/oleObject" Target="embeddings/oleObject149.bin"/><Relationship Id="rId55" Type="http://schemas.openxmlformats.org/officeDocument/2006/relationships/oleObject" Target="embeddings/oleObject18.bin"/><Relationship Id="rId97" Type="http://schemas.openxmlformats.org/officeDocument/2006/relationships/oleObject" Target="embeddings/oleObject39.bin"/><Relationship Id="rId120" Type="http://schemas.openxmlformats.org/officeDocument/2006/relationships/image" Target="media/image6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6EE28-BA11-41E5-A4D1-35EF5C79F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30</Pages>
  <Words>6586</Words>
  <Characters>37543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44041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hsong</dc:creator>
  <cp:keywords/>
  <dc:description/>
  <cp:lastModifiedBy>ghayman</cp:lastModifiedBy>
  <cp:revision>13</cp:revision>
  <cp:lastPrinted>2011-10-25T19:46:00Z</cp:lastPrinted>
  <dcterms:created xsi:type="dcterms:W3CDTF">2012-09-10T19:09:00Z</dcterms:created>
  <dcterms:modified xsi:type="dcterms:W3CDTF">2013-02-11T17:38:00Z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